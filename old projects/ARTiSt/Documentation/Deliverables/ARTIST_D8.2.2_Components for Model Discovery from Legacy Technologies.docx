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935" w:rsidRPr="002F0BFA" w:rsidRDefault="00DA1933" w:rsidP="00703935">
      <w:pPr>
        <w:jc w:val="center"/>
        <w:rPr>
          <w:rFonts w:ascii="Verdana" w:hAnsi="Verdana"/>
          <w:b/>
          <w:sz w:val="28"/>
          <w:szCs w:val="28"/>
        </w:rPr>
      </w:pPr>
      <w:r w:rsidRPr="002F0BFA">
        <w:rPr>
          <w:rFonts w:ascii="Verdana" w:hAnsi="Verdana"/>
          <w:b/>
          <w:sz w:val="28"/>
          <w:szCs w:val="28"/>
        </w:rPr>
        <w:t>ARTIST</w:t>
      </w:r>
    </w:p>
    <w:p w:rsidR="00703935" w:rsidRPr="002F0BFA" w:rsidRDefault="00703935" w:rsidP="00703935">
      <w:pPr>
        <w:jc w:val="center"/>
        <w:rPr>
          <w:rFonts w:ascii="Verdana" w:hAnsi="Verdana"/>
          <w:b/>
          <w:sz w:val="28"/>
          <w:szCs w:val="28"/>
        </w:rPr>
      </w:pPr>
      <w:r w:rsidRPr="002F0BFA">
        <w:rPr>
          <w:rFonts w:ascii="Verdana" w:hAnsi="Verdana"/>
          <w:b/>
          <w:sz w:val="28"/>
          <w:szCs w:val="28"/>
        </w:rPr>
        <w:t>FP7-</w:t>
      </w:r>
      <w:r w:rsidR="00DA1933" w:rsidRPr="002F0BFA">
        <w:rPr>
          <w:rFonts w:ascii="Verdana" w:hAnsi="Verdana"/>
          <w:b/>
          <w:sz w:val="28"/>
          <w:szCs w:val="28"/>
        </w:rPr>
        <w:t>317859</w:t>
      </w:r>
    </w:p>
    <w:p w:rsidR="00703935" w:rsidRPr="002F0BFA" w:rsidRDefault="00DA1933" w:rsidP="00703935">
      <w:pPr>
        <w:jc w:val="center"/>
        <w:rPr>
          <w:szCs w:val="20"/>
        </w:rPr>
      </w:pPr>
      <w:r w:rsidRPr="002F0BFA">
        <w:rPr>
          <w:noProof/>
          <w:szCs w:val="20"/>
          <w:lang w:val="fr-FR" w:eastAsia="fr-FR"/>
        </w:rPr>
        <w:drawing>
          <wp:inline distT="0" distB="0" distL="0" distR="0">
            <wp:extent cx="3389169" cy="1173927"/>
            <wp:effectExtent l="19050" t="0" r="1731" b="0"/>
            <wp:docPr id="2" name="Picture 1" descr="arti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_logo.png"/>
                    <pic:cNvPicPr/>
                  </pic:nvPicPr>
                  <pic:blipFill>
                    <a:blip r:embed="rId9" cstate="print"/>
                    <a:stretch>
                      <a:fillRect/>
                    </a:stretch>
                  </pic:blipFill>
                  <pic:spPr>
                    <a:xfrm>
                      <a:off x="0" y="0"/>
                      <a:ext cx="3388851" cy="1173817"/>
                    </a:xfrm>
                    <a:prstGeom prst="rect">
                      <a:avLst/>
                    </a:prstGeom>
                  </pic:spPr>
                </pic:pic>
              </a:graphicData>
            </a:graphic>
          </wp:inline>
        </w:drawing>
      </w:r>
    </w:p>
    <w:p w:rsidR="00DA1933" w:rsidRPr="002F0BFA" w:rsidRDefault="00DA1933" w:rsidP="00DA1933">
      <w:pPr>
        <w:jc w:val="center"/>
        <w:rPr>
          <w:rFonts w:ascii="Verdana" w:hAnsi="Verdana" w:cs="Tahoma"/>
          <w:b/>
          <w:bCs/>
          <w:i/>
          <w:iCs/>
          <w:color w:val="0099CC"/>
          <w:sz w:val="28"/>
          <w:szCs w:val="28"/>
        </w:rPr>
      </w:pPr>
    </w:p>
    <w:p w:rsidR="00DA1933" w:rsidRPr="002F0BFA" w:rsidRDefault="00DA1933" w:rsidP="00DA1933">
      <w:pPr>
        <w:jc w:val="center"/>
        <w:rPr>
          <w:rFonts w:asciiTheme="minorHAnsi" w:hAnsiTheme="minorHAnsi" w:cstheme="minorHAnsi"/>
          <w:b/>
          <w:bCs/>
          <w:i/>
          <w:iCs/>
          <w:color w:val="943634" w:themeColor="accent2" w:themeShade="BF"/>
          <w:sz w:val="36"/>
          <w:szCs w:val="36"/>
        </w:rPr>
      </w:pPr>
      <w:r w:rsidRPr="002F0BFA">
        <w:rPr>
          <w:rFonts w:asciiTheme="minorHAnsi" w:hAnsiTheme="minorHAnsi" w:cstheme="minorHAnsi"/>
          <w:b/>
          <w:bCs/>
          <w:i/>
          <w:iCs/>
          <w:color w:val="943634" w:themeColor="accent2" w:themeShade="BF"/>
          <w:sz w:val="36"/>
          <w:szCs w:val="36"/>
        </w:rPr>
        <w:t xml:space="preserve">Advanced software-based </w:t>
      </w:r>
      <w:proofErr w:type="spellStart"/>
      <w:r w:rsidRPr="002F0BFA">
        <w:rPr>
          <w:rFonts w:asciiTheme="minorHAnsi" w:hAnsiTheme="minorHAnsi" w:cstheme="minorHAnsi"/>
          <w:b/>
          <w:bCs/>
          <w:i/>
          <w:iCs/>
          <w:color w:val="943634" w:themeColor="accent2" w:themeShade="BF"/>
          <w:sz w:val="36"/>
          <w:szCs w:val="36"/>
        </w:rPr>
        <w:t>seRvice</w:t>
      </w:r>
      <w:proofErr w:type="spellEnd"/>
      <w:r w:rsidRPr="002F0BFA">
        <w:rPr>
          <w:rFonts w:asciiTheme="minorHAnsi" w:hAnsiTheme="minorHAnsi" w:cstheme="minorHAnsi"/>
          <w:b/>
          <w:bCs/>
          <w:i/>
          <w:iCs/>
          <w:color w:val="943634" w:themeColor="accent2" w:themeShade="BF"/>
          <w:sz w:val="36"/>
          <w:szCs w:val="36"/>
        </w:rPr>
        <w:t xml:space="preserve"> provisioning and </w:t>
      </w:r>
      <w:proofErr w:type="spellStart"/>
      <w:r w:rsidRPr="002F0BFA">
        <w:rPr>
          <w:rFonts w:asciiTheme="minorHAnsi" w:hAnsiTheme="minorHAnsi" w:cstheme="minorHAnsi"/>
          <w:b/>
          <w:bCs/>
          <w:i/>
          <w:iCs/>
          <w:color w:val="943634" w:themeColor="accent2" w:themeShade="BF"/>
          <w:sz w:val="36"/>
          <w:szCs w:val="36"/>
        </w:rPr>
        <w:t>migraTIon</w:t>
      </w:r>
      <w:proofErr w:type="spellEnd"/>
      <w:r w:rsidRPr="002F0BFA">
        <w:rPr>
          <w:rFonts w:asciiTheme="minorHAnsi" w:hAnsiTheme="minorHAnsi" w:cstheme="minorHAnsi"/>
          <w:b/>
          <w:bCs/>
          <w:i/>
          <w:iCs/>
          <w:color w:val="943634" w:themeColor="accent2" w:themeShade="BF"/>
          <w:sz w:val="36"/>
          <w:szCs w:val="36"/>
        </w:rPr>
        <w:t xml:space="preserve"> of legacy Software</w:t>
      </w:r>
    </w:p>
    <w:p w:rsidR="00703935" w:rsidRPr="002F0BFA" w:rsidRDefault="0014655D" w:rsidP="00703935">
      <w:pPr>
        <w:rPr>
          <w:rFonts w:ascii="Verdana" w:hAnsi="Verdana"/>
          <w:sz w:val="20"/>
          <w:szCs w:val="20"/>
        </w:rPr>
      </w:pPr>
      <w:r>
        <w:rPr>
          <w:rFonts w:ascii="Verdana" w:hAnsi="Verdana"/>
          <w:noProof/>
          <w:sz w:val="20"/>
          <w:szCs w:val="20"/>
          <w:lang w:eastAsia="en-GB"/>
        </w:rPr>
        <w:pict>
          <v:line id="Line 2" o:spid="_x0000_s1026" style="position:absolute;left:0;text-align:left;z-index:251660288;visibility:visible" from="0,12.45pt" to="42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" o:allowincell="f" strokeweight="4.5pt">
            <v:stroke linestyle="thinThick"/>
          </v:line>
        </w:pict>
      </w:r>
    </w:p>
    <w:p w:rsidR="00703935" w:rsidRPr="002F0BFA" w:rsidRDefault="00703935" w:rsidP="00703935">
      <w:pPr>
        <w:rPr>
          <w:rFonts w:ascii="Verdana" w:hAnsi="Verdana"/>
          <w:sz w:val="20"/>
          <w:szCs w:val="20"/>
        </w:rPr>
      </w:pPr>
    </w:p>
    <w:p w:rsidR="00703935" w:rsidRPr="002F0BFA" w:rsidRDefault="00703935" w:rsidP="00703935">
      <w:pPr>
        <w:jc w:val="center"/>
        <w:rPr>
          <w:rFonts w:asciiTheme="minorHAnsi" w:hAnsiTheme="minorHAnsi" w:cstheme="minorHAnsi"/>
          <w:b/>
          <w:sz w:val="32"/>
          <w:szCs w:val="32"/>
        </w:rPr>
      </w:pPr>
      <w:r w:rsidRPr="002F0BFA">
        <w:rPr>
          <w:rFonts w:asciiTheme="minorHAnsi" w:hAnsiTheme="minorHAnsi" w:cstheme="minorHAnsi"/>
          <w:b/>
          <w:sz w:val="32"/>
          <w:szCs w:val="32"/>
        </w:rPr>
        <w:t>Deliverable D</w:t>
      </w:r>
      <w:r w:rsidR="007E0EA7" w:rsidRPr="002F0BFA">
        <w:rPr>
          <w:rFonts w:asciiTheme="minorHAnsi" w:hAnsiTheme="minorHAnsi" w:cstheme="minorHAnsi"/>
          <w:b/>
          <w:sz w:val="32"/>
          <w:szCs w:val="32"/>
        </w:rPr>
        <w:t>8</w:t>
      </w:r>
      <w:r w:rsidRPr="002F0BFA">
        <w:rPr>
          <w:rFonts w:asciiTheme="minorHAnsi" w:hAnsiTheme="minorHAnsi" w:cstheme="minorHAnsi"/>
          <w:b/>
          <w:sz w:val="32"/>
          <w:szCs w:val="32"/>
        </w:rPr>
        <w:t>.</w:t>
      </w:r>
      <w:r w:rsidR="007E0EA7" w:rsidRPr="002F0BFA">
        <w:rPr>
          <w:rFonts w:asciiTheme="minorHAnsi" w:hAnsiTheme="minorHAnsi" w:cstheme="minorHAnsi"/>
          <w:b/>
          <w:sz w:val="32"/>
          <w:szCs w:val="32"/>
        </w:rPr>
        <w:t>2.</w:t>
      </w:r>
      <w:r w:rsidR="00B009F3">
        <w:rPr>
          <w:rFonts w:asciiTheme="minorHAnsi" w:hAnsiTheme="minorHAnsi" w:cstheme="minorHAnsi"/>
          <w:b/>
          <w:sz w:val="32"/>
          <w:szCs w:val="32"/>
        </w:rPr>
        <w:t>2</w:t>
      </w:r>
    </w:p>
    <w:p w:rsidR="00703935" w:rsidRPr="002F0BFA" w:rsidRDefault="007E0EA7" w:rsidP="00703935">
      <w:pPr>
        <w:jc w:val="center"/>
        <w:rPr>
          <w:rFonts w:asciiTheme="minorHAnsi" w:hAnsiTheme="minorHAnsi" w:cstheme="minorHAnsi"/>
          <w:b/>
          <w:sz w:val="32"/>
          <w:szCs w:val="32"/>
        </w:rPr>
      </w:pPr>
      <w:r w:rsidRPr="002F0BFA">
        <w:rPr>
          <w:rFonts w:asciiTheme="minorHAnsi" w:hAnsiTheme="minorHAnsi" w:cstheme="minorHAnsi"/>
          <w:b/>
          <w:sz w:val="32"/>
          <w:szCs w:val="32"/>
        </w:rPr>
        <w:t>Components for Model Discovery from Legacy Technologies</w:t>
      </w:r>
    </w:p>
    <w:p w:rsidR="00703935" w:rsidRPr="002F0BFA" w:rsidRDefault="0014655D" w:rsidP="00703935">
      <w:pPr>
        <w:rPr>
          <w:rFonts w:ascii="Verdana" w:hAnsi="Verdana"/>
          <w:sz w:val="20"/>
        </w:rPr>
      </w:pPr>
      <w:r>
        <w:rPr>
          <w:rFonts w:ascii="Verdana" w:hAnsi="Verdana"/>
          <w:noProof/>
          <w:sz w:val="20"/>
          <w:lang w:eastAsia="en-GB"/>
        </w:rPr>
        <w:pict>
          <v:line id="Line 3" o:spid="_x0000_s1037" style="position:absolute;left:0;text-align:left;z-index:251661312;visibility:visible" from="0,11.35pt" to="425.2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" o:allowincell="f" strokeweight="4.5pt">
            <v:stroke linestyle="thinThick"/>
          </v:line>
        </w:pict>
      </w:r>
    </w:p>
    <w:p w:rsidR="00703935" w:rsidRPr="002F0BFA" w:rsidRDefault="00703935" w:rsidP="00703935">
      <w:pPr>
        <w:rPr>
          <w:rFonts w:ascii="Verdana" w:hAnsi="Verdana"/>
          <w:sz w:val="20"/>
        </w:rPr>
      </w:pPr>
    </w:p>
    <w:tbl>
      <w:tblPr>
        <w:tblW w:w="853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13"/>
        <w:gridCol w:w="4118"/>
      </w:tblGrid>
      <w:tr w:rsidR="00703935" w:rsidRPr="002F0BFA" w:rsidTr="00F06EE6">
        <w:trPr>
          <w:jc w:val="right"/>
        </w:trPr>
        <w:tc>
          <w:tcPr>
            <w:tcW w:w="4413" w:type="dxa"/>
          </w:tcPr>
          <w:p w:rsidR="00703935" w:rsidRPr="002F0BFA" w:rsidRDefault="00703935" w:rsidP="00F06EE6">
            <w:pPr>
              <w:rPr>
                <w:rFonts w:cs="Calibri"/>
                <w:b/>
                <w:sz w:val="24"/>
                <w:szCs w:val="24"/>
              </w:rPr>
            </w:pPr>
            <w:r w:rsidRPr="002F0BFA">
              <w:rPr>
                <w:rFonts w:cs="Calibri"/>
                <w:b/>
                <w:sz w:val="24"/>
                <w:szCs w:val="24"/>
              </w:rPr>
              <w:t>Editor(s):</w:t>
            </w:r>
          </w:p>
        </w:tc>
        <w:tc>
          <w:tcPr>
            <w:tcW w:w="4118" w:type="dxa"/>
          </w:tcPr>
          <w:p w:rsidR="00703935" w:rsidRPr="002F0BFA" w:rsidRDefault="00914567" w:rsidP="00F06EE6">
            <w:pPr>
              <w:pStyle w:val="En-tte"/>
              <w:rPr>
                <w:rFonts w:ascii="Calibri" w:hAnsi="Calibri" w:cs="Calibri"/>
                <w:sz w:val="24"/>
                <w:szCs w:val="24"/>
              </w:rPr>
            </w:pPr>
            <w:r w:rsidRPr="002F0BFA">
              <w:rPr>
                <w:rFonts w:ascii="Calibri" w:hAnsi="Calibri" w:cs="Calibri"/>
                <w:sz w:val="24"/>
                <w:szCs w:val="24"/>
              </w:rPr>
              <w:t xml:space="preserve">Hugo </w:t>
            </w:r>
            <w:proofErr w:type="spellStart"/>
            <w:r w:rsidRPr="002F0BFA">
              <w:rPr>
                <w:rFonts w:ascii="Calibri" w:hAnsi="Calibri" w:cs="Calibri"/>
                <w:sz w:val="24"/>
                <w:szCs w:val="24"/>
              </w:rPr>
              <w:t>Bruneliere</w:t>
            </w:r>
            <w:proofErr w:type="spellEnd"/>
            <w:r w:rsidRPr="002F0BFA">
              <w:rPr>
                <w:rFonts w:ascii="Calibri" w:hAnsi="Calibri" w:cs="Calibri"/>
                <w:sz w:val="24"/>
                <w:szCs w:val="24"/>
              </w:rPr>
              <w:t xml:space="preserve">, Javier </w:t>
            </w:r>
            <w:proofErr w:type="spellStart"/>
            <w:r w:rsidRPr="002F0BFA">
              <w:rPr>
                <w:rFonts w:ascii="Calibri" w:hAnsi="Calibri" w:cs="Calibri"/>
                <w:sz w:val="24"/>
                <w:szCs w:val="24"/>
              </w:rPr>
              <w:t>Canovas</w:t>
            </w:r>
            <w:proofErr w:type="spellEnd"/>
          </w:p>
        </w:tc>
      </w:tr>
      <w:tr w:rsidR="00703935" w:rsidRPr="002F0BFA" w:rsidTr="00F06EE6">
        <w:trPr>
          <w:jc w:val="right"/>
        </w:trPr>
        <w:tc>
          <w:tcPr>
            <w:tcW w:w="4413" w:type="dxa"/>
          </w:tcPr>
          <w:p w:rsidR="00703935" w:rsidRPr="002F0BFA" w:rsidRDefault="00703935" w:rsidP="00F06EE6">
            <w:pPr>
              <w:rPr>
                <w:rFonts w:cs="Calibri"/>
                <w:b/>
                <w:sz w:val="24"/>
                <w:szCs w:val="24"/>
              </w:rPr>
            </w:pPr>
            <w:r w:rsidRPr="002F0BFA">
              <w:rPr>
                <w:rFonts w:cs="Calibri"/>
                <w:b/>
                <w:sz w:val="24"/>
                <w:szCs w:val="24"/>
              </w:rPr>
              <w:t>Responsible Partner:</w:t>
            </w:r>
          </w:p>
        </w:tc>
        <w:tc>
          <w:tcPr>
            <w:tcW w:w="4118" w:type="dxa"/>
          </w:tcPr>
          <w:p w:rsidR="00703935" w:rsidRPr="002F0BFA" w:rsidRDefault="00914567" w:rsidP="00F06EE6">
            <w:pPr>
              <w:pStyle w:val="En-tte"/>
              <w:rPr>
                <w:rFonts w:ascii="Calibri" w:hAnsi="Calibri" w:cs="Calibri"/>
                <w:sz w:val="24"/>
                <w:szCs w:val="24"/>
              </w:rPr>
            </w:pPr>
            <w:proofErr w:type="spellStart"/>
            <w:r w:rsidRPr="002F0BFA">
              <w:rPr>
                <w:rFonts w:ascii="Calibri" w:hAnsi="Calibri" w:cs="Calibri"/>
                <w:sz w:val="24"/>
                <w:szCs w:val="24"/>
              </w:rPr>
              <w:t>Inria</w:t>
            </w:r>
            <w:proofErr w:type="spellEnd"/>
          </w:p>
        </w:tc>
      </w:tr>
      <w:tr w:rsidR="00703935" w:rsidRPr="002F0BFA" w:rsidTr="00F06EE6">
        <w:trPr>
          <w:jc w:val="right"/>
        </w:trPr>
        <w:tc>
          <w:tcPr>
            <w:tcW w:w="4413" w:type="dxa"/>
          </w:tcPr>
          <w:p w:rsidR="00703935" w:rsidRPr="002F0BFA" w:rsidRDefault="00703935" w:rsidP="00F06EE6">
            <w:pPr>
              <w:rPr>
                <w:rFonts w:cs="Calibri"/>
                <w:b/>
                <w:sz w:val="24"/>
                <w:szCs w:val="24"/>
              </w:rPr>
            </w:pPr>
            <w:r w:rsidRPr="002F0BFA">
              <w:rPr>
                <w:rFonts w:cs="Calibri"/>
                <w:b/>
                <w:sz w:val="24"/>
                <w:szCs w:val="24"/>
              </w:rPr>
              <w:t>Status-Version:</w:t>
            </w:r>
          </w:p>
        </w:tc>
        <w:tc>
          <w:tcPr>
            <w:tcW w:w="4118" w:type="dxa"/>
          </w:tcPr>
          <w:p w:rsidR="00703935" w:rsidRPr="002F0BFA" w:rsidRDefault="00B009F3" w:rsidP="00B009F3">
            <w:pPr>
              <w:pStyle w:val="En-tte"/>
              <w:rPr>
                <w:rFonts w:ascii="Calibri" w:hAnsi="Calibri" w:cs="Calibri"/>
                <w:sz w:val="24"/>
                <w:szCs w:val="24"/>
              </w:rPr>
            </w:pPr>
            <w:r>
              <w:rPr>
                <w:rFonts w:ascii="Calibri" w:hAnsi="Calibri" w:cs="Calibri"/>
                <w:sz w:val="24"/>
                <w:szCs w:val="24"/>
              </w:rPr>
              <w:t>Draft</w:t>
            </w:r>
            <w:r w:rsidR="000B3873">
              <w:rPr>
                <w:rFonts w:ascii="Calibri" w:hAnsi="Calibri" w:cs="Calibri"/>
                <w:sz w:val="24"/>
                <w:szCs w:val="24"/>
              </w:rPr>
              <w:t xml:space="preserve"> </w:t>
            </w:r>
            <w:r>
              <w:rPr>
                <w:rFonts w:ascii="Calibri" w:hAnsi="Calibri" w:cs="Calibri"/>
                <w:sz w:val="24"/>
                <w:szCs w:val="24"/>
              </w:rPr>
              <w:t>–</w:t>
            </w:r>
            <w:r w:rsidR="000B3873">
              <w:rPr>
                <w:rFonts w:ascii="Calibri" w:hAnsi="Calibri" w:cs="Calibri"/>
                <w:sz w:val="24"/>
                <w:szCs w:val="24"/>
              </w:rPr>
              <w:t xml:space="preserve"> </w:t>
            </w:r>
            <w:r w:rsidR="00703935" w:rsidRPr="002F0BFA">
              <w:rPr>
                <w:rFonts w:ascii="Calibri" w:hAnsi="Calibri" w:cs="Calibri"/>
                <w:sz w:val="24"/>
                <w:szCs w:val="24"/>
              </w:rPr>
              <w:t>v</w:t>
            </w:r>
            <w:r>
              <w:rPr>
                <w:rFonts w:ascii="Calibri" w:hAnsi="Calibri" w:cs="Calibri"/>
                <w:sz w:val="24"/>
                <w:szCs w:val="24"/>
              </w:rPr>
              <w:t>0</w:t>
            </w:r>
            <w:r w:rsidR="00703935" w:rsidRPr="002F0BFA">
              <w:rPr>
                <w:rFonts w:ascii="Calibri" w:hAnsi="Calibri" w:cs="Calibri"/>
                <w:sz w:val="24"/>
                <w:szCs w:val="24"/>
              </w:rPr>
              <w:t>.</w:t>
            </w:r>
            <w:r>
              <w:rPr>
                <w:rFonts w:ascii="Calibri" w:hAnsi="Calibri" w:cs="Calibri"/>
                <w:sz w:val="24"/>
                <w:szCs w:val="24"/>
              </w:rPr>
              <w:t>1</w:t>
            </w:r>
          </w:p>
        </w:tc>
      </w:tr>
      <w:tr w:rsidR="00703935" w:rsidRPr="002F0BFA" w:rsidTr="00F06EE6">
        <w:trPr>
          <w:jc w:val="right"/>
        </w:trPr>
        <w:tc>
          <w:tcPr>
            <w:tcW w:w="4413" w:type="dxa"/>
          </w:tcPr>
          <w:p w:rsidR="00703935" w:rsidRPr="002F0BFA" w:rsidRDefault="00703935" w:rsidP="00F06EE6">
            <w:pPr>
              <w:rPr>
                <w:rFonts w:cs="Calibri"/>
                <w:b/>
                <w:sz w:val="24"/>
                <w:szCs w:val="24"/>
              </w:rPr>
            </w:pPr>
            <w:r w:rsidRPr="002F0BFA">
              <w:rPr>
                <w:rFonts w:cs="Calibri"/>
                <w:b/>
                <w:sz w:val="24"/>
                <w:szCs w:val="24"/>
              </w:rPr>
              <w:t>Date:</w:t>
            </w:r>
          </w:p>
        </w:tc>
        <w:tc>
          <w:tcPr>
            <w:tcW w:w="4118" w:type="dxa"/>
          </w:tcPr>
          <w:p w:rsidR="00703935" w:rsidRPr="002F0BFA" w:rsidRDefault="001C6F1F" w:rsidP="001C6F1F">
            <w:pPr>
              <w:pStyle w:val="En-tte"/>
              <w:rPr>
                <w:rFonts w:ascii="Calibri" w:hAnsi="Calibri" w:cs="Calibri"/>
                <w:sz w:val="24"/>
                <w:szCs w:val="24"/>
              </w:rPr>
            </w:pPr>
            <w:r>
              <w:rPr>
                <w:rFonts w:ascii="Calibri" w:hAnsi="Calibri" w:cs="Calibri"/>
                <w:sz w:val="24"/>
                <w:szCs w:val="24"/>
              </w:rPr>
              <w:t>2</w:t>
            </w:r>
            <w:r w:rsidR="00F76384">
              <w:rPr>
                <w:rFonts w:ascii="Calibri" w:hAnsi="Calibri" w:cs="Calibri"/>
                <w:sz w:val="24"/>
                <w:szCs w:val="24"/>
              </w:rPr>
              <w:t>3</w:t>
            </w:r>
            <w:r w:rsidR="006C2F37" w:rsidRPr="002F0BFA">
              <w:rPr>
                <w:rFonts w:ascii="Calibri" w:hAnsi="Calibri" w:cs="Calibri"/>
                <w:sz w:val="24"/>
                <w:szCs w:val="24"/>
              </w:rPr>
              <w:t>/</w:t>
            </w:r>
            <w:r w:rsidR="00914567" w:rsidRPr="002F0BFA">
              <w:rPr>
                <w:rFonts w:ascii="Calibri" w:hAnsi="Calibri" w:cs="Calibri"/>
                <w:sz w:val="24"/>
                <w:szCs w:val="24"/>
              </w:rPr>
              <w:t>0</w:t>
            </w:r>
            <w:r>
              <w:rPr>
                <w:rFonts w:ascii="Calibri" w:hAnsi="Calibri" w:cs="Calibri"/>
                <w:sz w:val="24"/>
                <w:szCs w:val="24"/>
              </w:rPr>
              <w:t>7</w:t>
            </w:r>
            <w:r w:rsidR="006C2F37" w:rsidRPr="002F0BFA">
              <w:rPr>
                <w:rFonts w:ascii="Calibri" w:hAnsi="Calibri" w:cs="Calibri"/>
                <w:sz w:val="24"/>
                <w:szCs w:val="24"/>
              </w:rPr>
              <w:t>/</w:t>
            </w:r>
            <w:r w:rsidR="00914567" w:rsidRPr="002F0BFA">
              <w:rPr>
                <w:rFonts w:ascii="Calibri" w:hAnsi="Calibri" w:cs="Calibri"/>
                <w:sz w:val="24"/>
                <w:szCs w:val="24"/>
              </w:rPr>
              <w:t>201</w:t>
            </w:r>
            <w:r w:rsidR="00B009F3">
              <w:rPr>
                <w:rFonts w:ascii="Calibri" w:hAnsi="Calibri" w:cs="Calibri"/>
                <w:sz w:val="24"/>
                <w:szCs w:val="24"/>
              </w:rPr>
              <w:t>4</w:t>
            </w:r>
          </w:p>
        </w:tc>
      </w:tr>
      <w:tr w:rsidR="00703935" w:rsidRPr="002F0BFA" w:rsidTr="00F06EE6">
        <w:trPr>
          <w:jc w:val="right"/>
        </w:trPr>
        <w:tc>
          <w:tcPr>
            <w:tcW w:w="4413" w:type="dxa"/>
          </w:tcPr>
          <w:p w:rsidR="00703935" w:rsidRPr="002F0BFA" w:rsidRDefault="00703935" w:rsidP="00F06EE6">
            <w:pPr>
              <w:rPr>
                <w:rFonts w:cs="Calibri"/>
                <w:b/>
                <w:sz w:val="24"/>
                <w:szCs w:val="24"/>
              </w:rPr>
            </w:pPr>
            <w:r w:rsidRPr="002F0BFA">
              <w:rPr>
                <w:rFonts w:cs="Calibri"/>
                <w:b/>
                <w:sz w:val="24"/>
                <w:szCs w:val="24"/>
              </w:rPr>
              <w:t>Distribution</w:t>
            </w:r>
            <w:r w:rsidR="00D654EC" w:rsidRPr="002F0BFA">
              <w:rPr>
                <w:rFonts w:cs="Calibri"/>
                <w:b/>
                <w:sz w:val="24"/>
                <w:szCs w:val="24"/>
              </w:rPr>
              <w:t xml:space="preserve"> level (CO, PU)</w:t>
            </w:r>
            <w:r w:rsidRPr="002F0BFA">
              <w:rPr>
                <w:rFonts w:cs="Calibri"/>
                <w:b/>
                <w:sz w:val="24"/>
                <w:szCs w:val="24"/>
              </w:rPr>
              <w:t>:</w:t>
            </w:r>
          </w:p>
        </w:tc>
        <w:tc>
          <w:tcPr>
            <w:tcW w:w="4118" w:type="dxa"/>
          </w:tcPr>
          <w:p w:rsidR="00703935" w:rsidRPr="002F0BFA" w:rsidRDefault="00914567" w:rsidP="00F06EE6">
            <w:pPr>
              <w:pStyle w:val="En-tte"/>
              <w:rPr>
                <w:rFonts w:ascii="Calibri" w:hAnsi="Calibri" w:cs="Calibri"/>
                <w:sz w:val="24"/>
                <w:szCs w:val="24"/>
              </w:rPr>
            </w:pPr>
            <w:r w:rsidRPr="002F0BFA">
              <w:rPr>
                <w:rFonts w:ascii="Calibri" w:hAnsi="Calibri" w:cs="Calibri"/>
                <w:sz w:val="24"/>
                <w:szCs w:val="24"/>
              </w:rPr>
              <w:t>PU</w:t>
            </w:r>
          </w:p>
        </w:tc>
      </w:tr>
    </w:tbl>
    <w:p w:rsidR="00703935" w:rsidRPr="002F0BFA" w:rsidRDefault="00703935" w:rsidP="00703935">
      <w:pPr>
        <w:rPr>
          <w:rFonts w:ascii="Verdana" w:hAnsi="Verdana"/>
          <w:sz w:val="20"/>
        </w:rPr>
      </w:pPr>
    </w:p>
    <w:p w:rsidR="00703935" w:rsidRPr="002F0BFA" w:rsidRDefault="00703935" w:rsidP="00703935">
      <w:pPr>
        <w:rPr>
          <w:rFonts w:ascii="Verdana" w:hAnsi="Verdana"/>
          <w:sz w:val="20"/>
          <w:szCs w:val="20"/>
        </w:rPr>
      </w:pPr>
      <w:r w:rsidRPr="002F0BFA">
        <w:rPr>
          <w:rFonts w:ascii="Verdana" w:hAnsi="Verdana"/>
        </w:rPr>
        <w:br w:type="page"/>
      </w:r>
    </w:p>
    <w:tbl>
      <w:tblPr>
        <w:tblW w:w="8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5183"/>
      </w:tblGrid>
      <w:tr w:rsidR="00DA1933" w:rsidRPr="002F0BFA" w:rsidTr="00F06EE6">
        <w:tc>
          <w:tcPr>
            <w:tcW w:w="3348" w:type="dxa"/>
            <w:vAlign w:val="center"/>
          </w:tcPr>
          <w:p w:rsidR="00DA1933" w:rsidRPr="002F0BFA" w:rsidRDefault="00DA1933" w:rsidP="00F06EE6">
            <w:pPr>
              <w:rPr>
                <w:rFonts w:cs="Calibri"/>
                <w:b/>
                <w:sz w:val="24"/>
                <w:szCs w:val="24"/>
              </w:rPr>
            </w:pPr>
            <w:r w:rsidRPr="002F0BFA">
              <w:rPr>
                <w:rFonts w:cs="Calibri"/>
                <w:b/>
                <w:sz w:val="24"/>
                <w:szCs w:val="24"/>
              </w:rPr>
              <w:lastRenderedPageBreak/>
              <w:t>Project Number:</w:t>
            </w:r>
          </w:p>
        </w:tc>
        <w:tc>
          <w:tcPr>
            <w:tcW w:w="5183" w:type="dxa"/>
            <w:vAlign w:val="center"/>
          </w:tcPr>
          <w:p w:rsidR="00DA1933" w:rsidRPr="002F0BFA" w:rsidRDefault="00DA1933" w:rsidP="00DA1933">
            <w:pPr>
              <w:rPr>
                <w:rFonts w:cs="Calibri"/>
                <w:sz w:val="24"/>
                <w:szCs w:val="24"/>
              </w:rPr>
            </w:pPr>
            <w:r w:rsidRPr="002F0BFA">
              <w:rPr>
                <w:rFonts w:cs="Calibri"/>
                <w:sz w:val="24"/>
                <w:szCs w:val="24"/>
              </w:rPr>
              <w:t>FP7-317859</w:t>
            </w:r>
          </w:p>
        </w:tc>
      </w:tr>
      <w:tr w:rsidR="00DA1933" w:rsidRPr="002F0BFA" w:rsidTr="00F06EE6">
        <w:tc>
          <w:tcPr>
            <w:tcW w:w="3348" w:type="dxa"/>
            <w:vAlign w:val="center"/>
          </w:tcPr>
          <w:p w:rsidR="00DA1933" w:rsidRPr="002F0BFA" w:rsidRDefault="00DA1933" w:rsidP="00F06EE6">
            <w:pPr>
              <w:rPr>
                <w:rFonts w:cs="Calibri"/>
                <w:b/>
                <w:sz w:val="24"/>
                <w:szCs w:val="24"/>
              </w:rPr>
            </w:pPr>
            <w:r w:rsidRPr="002F0BFA">
              <w:rPr>
                <w:rFonts w:cs="Calibri"/>
                <w:b/>
                <w:sz w:val="24"/>
                <w:szCs w:val="24"/>
              </w:rPr>
              <w:t>Project Title:</w:t>
            </w:r>
          </w:p>
        </w:tc>
        <w:tc>
          <w:tcPr>
            <w:tcW w:w="5183" w:type="dxa"/>
            <w:vAlign w:val="center"/>
          </w:tcPr>
          <w:p w:rsidR="00DA1933" w:rsidRPr="002F0BFA" w:rsidRDefault="00DA1933" w:rsidP="00F06EE6">
            <w:pPr>
              <w:rPr>
                <w:rFonts w:cs="Calibri"/>
                <w:sz w:val="24"/>
                <w:szCs w:val="24"/>
              </w:rPr>
            </w:pPr>
            <w:r w:rsidRPr="002F0BFA">
              <w:rPr>
                <w:rFonts w:cs="Calibri"/>
                <w:sz w:val="24"/>
                <w:szCs w:val="24"/>
              </w:rPr>
              <w:t>ARTIST</w:t>
            </w:r>
          </w:p>
        </w:tc>
      </w:tr>
    </w:tbl>
    <w:p w:rsidR="00DA1933" w:rsidRPr="002F0BFA" w:rsidRDefault="00DA1933" w:rsidP="00DA1933">
      <w:pPr>
        <w:rPr>
          <w:rFonts w:ascii="Verdana" w:hAnsi="Verdana"/>
          <w:sz w:val="20"/>
          <w:szCs w:val="20"/>
        </w:rPr>
      </w:pPr>
    </w:p>
    <w:tbl>
      <w:tblPr>
        <w:tblW w:w="8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5183"/>
      </w:tblGrid>
      <w:tr w:rsidR="00DA1933" w:rsidRPr="002F0BFA" w:rsidTr="00F06EE6">
        <w:trPr>
          <w:trHeight w:val="540"/>
        </w:trPr>
        <w:tc>
          <w:tcPr>
            <w:tcW w:w="3348" w:type="dxa"/>
            <w:vAlign w:val="center"/>
          </w:tcPr>
          <w:p w:rsidR="00DA1933" w:rsidRPr="002F0BFA" w:rsidRDefault="00DA1933" w:rsidP="00F06EE6">
            <w:pPr>
              <w:rPr>
                <w:rFonts w:cs="Calibri"/>
                <w:b/>
                <w:sz w:val="24"/>
                <w:szCs w:val="24"/>
              </w:rPr>
            </w:pPr>
            <w:r w:rsidRPr="002F0BFA">
              <w:rPr>
                <w:rFonts w:cs="Calibri"/>
                <w:b/>
                <w:sz w:val="24"/>
                <w:szCs w:val="24"/>
              </w:rPr>
              <w:t>Title of Deliverable:</w:t>
            </w:r>
          </w:p>
        </w:tc>
        <w:tc>
          <w:tcPr>
            <w:tcW w:w="5183" w:type="dxa"/>
            <w:vAlign w:val="center"/>
          </w:tcPr>
          <w:p w:rsidR="00DA1933" w:rsidRPr="002F0BFA" w:rsidRDefault="00047F34" w:rsidP="00F06EE6">
            <w:pPr>
              <w:rPr>
                <w:rFonts w:cs="Calibri"/>
                <w:sz w:val="24"/>
                <w:szCs w:val="24"/>
              </w:rPr>
            </w:pPr>
            <w:r w:rsidRPr="002F0BFA">
              <w:rPr>
                <w:rFonts w:cs="Calibri"/>
                <w:sz w:val="24"/>
                <w:szCs w:val="24"/>
              </w:rPr>
              <w:t xml:space="preserve">Components for </w:t>
            </w:r>
            <w:r w:rsidR="00674F0D" w:rsidRPr="002F0BFA">
              <w:rPr>
                <w:rFonts w:cs="Calibri"/>
                <w:sz w:val="24"/>
                <w:szCs w:val="24"/>
              </w:rPr>
              <w:t>Model Discovery from Legacy Tech</w:t>
            </w:r>
            <w:r w:rsidRPr="002F0BFA">
              <w:rPr>
                <w:rFonts w:cs="Calibri"/>
                <w:sz w:val="24"/>
                <w:szCs w:val="24"/>
              </w:rPr>
              <w:t>nologies</w:t>
            </w:r>
          </w:p>
        </w:tc>
      </w:tr>
      <w:tr w:rsidR="00DA1933" w:rsidRPr="002F0BFA" w:rsidTr="00F06EE6">
        <w:trPr>
          <w:trHeight w:val="540"/>
        </w:trPr>
        <w:tc>
          <w:tcPr>
            <w:tcW w:w="3348" w:type="dxa"/>
            <w:vAlign w:val="center"/>
          </w:tcPr>
          <w:p w:rsidR="00DA1933" w:rsidRPr="002F0BFA" w:rsidRDefault="00D654EC" w:rsidP="00F06EE6">
            <w:pPr>
              <w:rPr>
                <w:rFonts w:cs="Calibri"/>
                <w:b/>
                <w:sz w:val="24"/>
                <w:szCs w:val="24"/>
              </w:rPr>
            </w:pPr>
            <w:r w:rsidRPr="002F0BFA">
              <w:rPr>
                <w:rFonts w:cs="Calibri"/>
                <w:b/>
                <w:sz w:val="24"/>
                <w:szCs w:val="24"/>
              </w:rPr>
              <w:t xml:space="preserve">Due </w:t>
            </w:r>
            <w:r w:rsidR="00DA1933" w:rsidRPr="002F0BFA">
              <w:rPr>
                <w:rFonts w:cs="Calibri"/>
                <w:b/>
                <w:sz w:val="24"/>
                <w:szCs w:val="24"/>
              </w:rPr>
              <w:t>Date of Delivery to the EC:</w:t>
            </w:r>
          </w:p>
        </w:tc>
        <w:tc>
          <w:tcPr>
            <w:tcW w:w="5183" w:type="dxa"/>
            <w:vAlign w:val="center"/>
          </w:tcPr>
          <w:p w:rsidR="00DA1933" w:rsidRPr="002F0BFA" w:rsidRDefault="008849F1" w:rsidP="005632A7">
            <w:pPr>
              <w:rPr>
                <w:rFonts w:cs="Calibri"/>
                <w:sz w:val="24"/>
                <w:szCs w:val="24"/>
              </w:rPr>
            </w:pPr>
            <w:r w:rsidRPr="002F0BFA">
              <w:rPr>
                <w:rFonts w:cs="Calibri"/>
                <w:sz w:val="24"/>
                <w:szCs w:val="24"/>
              </w:rPr>
              <w:t>30</w:t>
            </w:r>
            <w:r w:rsidR="006C2F37" w:rsidRPr="002F0BFA">
              <w:rPr>
                <w:rFonts w:cs="Calibri"/>
                <w:sz w:val="24"/>
                <w:szCs w:val="24"/>
              </w:rPr>
              <w:t>/</w:t>
            </w:r>
            <w:r w:rsidR="00674F0D" w:rsidRPr="002F0BFA">
              <w:rPr>
                <w:rFonts w:cs="Calibri"/>
                <w:sz w:val="24"/>
                <w:szCs w:val="24"/>
              </w:rPr>
              <w:t>09</w:t>
            </w:r>
            <w:r w:rsidR="006C2F37" w:rsidRPr="002F0BFA">
              <w:rPr>
                <w:rFonts w:cs="Calibri"/>
                <w:sz w:val="24"/>
                <w:szCs w:val="24"/>
              </w:rPr>
              <w:t>/</w:t>
            </w:r>
            <w:r w:rsidR="00674F0D" w:rsidRPr="002F0BFA">
              <w:rPr>
                <w:rFonts w:cs="Calibri"/>
                <w:sz w:val="24"/>
                <w:szCs w:val="24"/>
              </w:rPr>
              <w:t>201</w:t>
            </w:r>
            <w:r w:rsidR="005632A7">
              <w:rPr>
                <w:rFonts w:cs="Calibri"/>
                <w:sz w:val="24"/>
                <w:szCs w:val="24"/>
              </w:rPr>
              <w:t>4</w:t>
            </w:r>
          </w:p>
        </w:tc>
      </w:tr>
    </w:tbl>
    <w:p w:rsidR="00DA1933" w:rsidRPr="002F0BFA" w:rsidRDefault="00DA1933" w:rsidP="00DA1933">
      <w:pPr>
        <w:rPr>
          <w:rFonts w:ascii="Verdana" w:hAnsi="Verdan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5183"/>
      </w:tblGrid>
      <w:tr w:rsidR="00DA1933" w:rsidRPr="002F0BFA" w:rsidTr="00F06EE6">
        <w:trPr>
          <w:trHeight w:val="840"/>
        </w:trPr>
        <w:tc>
          <w:tcPr>
            <w:tcW w:w="3348" w:type="dxa"/>
            <w:vAlign w:val="center"/>
          </w:tcPr>
          <w:p w:rsidR="00DA1933" w:rsidRPr="002F0BFA" w:rsidRDefault="00DA1933" w:rsidP="00F06EE6">
            <w:pPr>
              <w:rPr>
                <w:rFonts w:cs="Calibri"/>
                <w:b/>
                <w:sz w:val="24"/>
                <w:szCs w:val="24"/>
              </w:rPr>
            </w:pPr>
            <w:proofErr w:type="spellStart"/>
            <w:r w:rsidRPr="002F0BFA">
              <w:rPr>
                <w:rFonts w:cs="Calibri"/>
                <w:b/>
                <w:sz w:val="24"/>
                <w:szCs w:val="24"/>
              </w:rPr>
              <w:t>Workpackage</w:t>
            </w:r>
            <w:proofErr w:type="spellEnd"/>
            <w:r w:rsidRPr="002F0BFA">
              <w:rPr>
                <w:rFonts w:cs="Calibri"/>
                <w:b/>
                <w:sz w:val="24"/>
                <w:szCs w:val="24"/>
              </w:rPr>
              <w:t xml:space="preserve"> responsible for the Deliverable:</w:t>
            </w:r>
          </w:p>
        </w:tc>
        <w:tc>
          <w:tcPr>
            <w:tcW w:w="5183" w:type="dxa"/>
            <w:vAlign w:val="center"/>
          </w:tcPr>
          <w:p w:rsidR="00DA1933" w:rsidRPr="002F0BFA" w:rsidRDefault="00DA1933" w:rsidP="00674F0D">
            <w:pPr>
              <w:rPr>
                <w:rFonts w:cs="Calibri"/>
                <w:sz w:val="24"/>
                <w:szCs w:val="24"/>
              </w:rPr>
            </w:pPr>
            <w:r w:rsidRPr="002F0BFA">
              <w:rPr>
                <w:rFonts w:cs="Calibri"/>
                <w:sz w:val="24"/>
                <w:szCs w:val="24"/>
              </w:rPr>
              <w:t>WP</w:t>
            </w:r>
            <w:r w:rsidR="00674F0D" w:rsidRPr="002F0BFA">
              <w:rPr>
                <w:rFonts w:cs="Calibri"/>
                <w:sz w:val="24"/>
                <w:szCs w:val="24"/>
              </w:rPr>
              <w:t>8</w:t>
            </w:r>
            <w:r w:rsidRPr="002F0BFA">
              <w:rPr>
                <w:rFonts w:cs="Calibri"/>
                <w:sz w:val="24"/>
                <w:szCs w:val="24"/>
              </w:rPr>
              <w:t xml:space="preserve"> </w:t>
            </w:r>
            <w:r w:rsidR="00674F0D" w:rsidRPr="002F0BFA">
              <w:rPr>
                <w:rFonts w:cs="Calibri"/>
                <w:sz w:val="24"/>
                <w:szCs w:val="24"/>
              </w:rPr>
              <w:t>–</w:t>
            </w:r>
            <w:r w:rsidRPr="002F0BFA">
              <w:rPr>
                <w:rFonts w:cs="Calibri"/>
                <w:sz w:val="24"/>
                <w:szCs w:val="24"/>
              </w:rPr>
              <w:t xml:space="preserve"> </w:t>
            </w:r>
            <w:r w:rsidR="00674F0D" w:rsidRPr="002F0BFA">
              <w:rPr>
                <w:rFonts w:cs="Calibri"/>
                <w:sz w:val="24"/>
                <w:szCs w:val="24"/>
              </w:rPr>
              <w:t>Legacy Product Analysis by Reverse Engineering</w:t>
            </w:r>
          </w:p>
        </w:tc>
      </w:tr>
      <w:tr w:rsidR="00DA1933" w:rsidRPr="002F0BFA" w:rsidTr="00F06EE6">
        <w:trPr>
          <w:trHeight w:val="840"/>
        </w:trPr>
        <w:tc>
          <w:tcPr>
            <w:tcW w:w="3348" w:type="dxa"/>
            <w:vAlign w:val="center"/>
          </w:tcPr>
          <w:p w:rsidR="00DA1933" w:rsidRPr="002F0BFA" w:rsidRDefault="00DA1933" w:rsidP="00F06EE6">
            <w:pPr>
              <w:rPr>
                <w:rFonts w:cs="Calibri"/>
                <w:b/>
                <w:sz w:val="24"/>
                <w:szCs w:val="24"/>
              </w:rPr>
            </w:pPr>
            <w:r w:rsidRPr="002F0BFA">
              <w:rPr>
                <w:rFonts w:cs="Calibri"/>
                <w:b/>
                <w:sz w:val="24"/>
                <w:szCs w:val="24"/>
              </w:rPr>
              <w:t>Editor(s):</w:t>
            </w:r>
          </w:p>
        </w:tc>
        <w:tc>
          <w:tcPr>
            <w:tcW w:w="5183" w:type="dxa"/>
            <w:vAlign w:val="center"/>
          </w:tcPr>
          <w:p w:rsidR="00DA1933" w:rsidRPr="002F0BFA" w:rsidRDefault="00674F0D" w:rsidP="00F06EE6">
            <w:pPr>
              <w:rPr>
                <w:rFonts w:cs="Calibri"/>
                <w:sz w:val="24"/>
                <w:szCs w:val="24"/>
              </w:rPr>
            </w:pPr>
            <w:proofErr w:type="spellStart"/>
            <w:r w:rsidRPr="002F0BFA">
              <w:rPr>
                <w:rFonts w:cs="Calibri"/>
                <w:sz w:val="24"/>
                <w:szCs w:val="24"/>
              </w:rPr>
              <w:t>Inria</w:t>
            </w:r>
            <w:proofErr w:type="spellEnd"/>
          </w:p>
        </w:tc>
      </w:tr>
      <w:tr w:rsidR="00DA1933" w:rsidRPr="00134674" w:rsidTr="00F06EE6">
        <w:trPr>
          <w:trHeight w:val="840"/>
        </w:trPr>
        <w:tc>
          <w:tcPr>
            <w:tcW w:w="3348" w:type="dxa"/>
            <w:vAlign w:val="center"/>
          </w:tcPr>
          <w:p w:rsidR="00DA1933" w:rsidRPr="002F0BFA" w:rsidRDefault="00DA1933" w:rsidP="00F06EE6">
            <w:pPr>
              <w:rPr>
                <w:rFonts w:cs="Calibri"/>
                <w:b/>
                <w:sz w:val="24"/>
                <w:szCs w:val="24"/>
              </w:rPr>
            </w:pPr>
            <w:r w:rsidRPr="002F0BFA">
              <w:rPr>
                <w:rFonts w:cs="Calibri"/>
                <w:b/>
                <w:sz w:val="24"/>
                <w:szCs w:val="24"/>
              </w:rPr>
              <w:t>Contributor(s):</w:t>
            </w:r>
          </w:p>
        </w:tc>
        <w:tc>
          <w:tcPr>
            <w:tcW w:w="5183" w:type="dxa"/>
            <w:vAlign w:val="center"/>
          </w:tcPr>
          <w:p w:rsidR="00DA1933" w:rsidRPr="00217617" w:rsidRDefault="00E61D49" w:rsidP="00F06EE6">
            <w:pPr>
              <w:rPr>
                <w:rFonts w:cs="Calibri"/>
                <w:sz w:val="24"/>
                <w:szCs w:val="24"/>
              </w:rPr>
            </w:pPr>
            <w:proofErr w:type="spellStart"/>
            <w:r w:rsidRPr="00217617">
              <w:rPr>
                <w:rFonts w:cs="Calibri"/>
                <w:sz w:val="24"/>
                <w:szCs w:val="24"/>
              </w:rPr>
              <w:t>Inria</w:t>
            </w:r>
            <w:proofErr w:type="spellEnd"/>
            <w:r w:rsidRPr="00217617">
              <w:rPr>
                <w:rFonts w:cs="Calibri"/>
                <w:sz w:val="24"/>
                <w:szCs w:val="24"/>
              </w:rPr>
              <w:t xml:space="preserve">, ATOS, </w:t>
            </w:r>
            <w:proofErr w:type="spellStart"/>
            <w:r w:rsidRPr="00217617">
              <w:rPr>
                <w:rFonts w:cs="Calibri"/>
                <w:sz w:val="24"/>
                <w:szCs w:val="24"/>
              </w:rPr>
              <w:t>TUWien</w:t>
            </w:r>
            <w:proofErr w:type="spellEnd"/>
            <w:r w:rsidRPr="00217617">
              <w:rPr>
                <w:rFonts w:cs="Calibri"/>
                <w:sz w:val="24"/>
                <w:szCs w:val="24"/>
              </w:rPr>
              <w:t xml:space="preserve">, </w:t>
            </w:r>
            <w:proofErr w:type="spellStart"/>
            <w:r w:rsidRPr="00217617">
              <w:rPr>
                <w:rFonts w:cs="Calibri"/>
                <w:sz w:val="24"/>
                <w:szCs w:val="24"/>
              </w:rPr>
              <w:t>Sparx</w:t>
            </w:r>
            <w:proofErr w:type="spellEnd"/>
            <w:r w:rsidRPr="00217617">
              <w:rPr>
                <w:rFonts w:cs="Calibri"/>
                <w:sz w:val="24"/>
                <w:szCs w:val="24"/>
              </w:rPr>
              <w:t>, Spikes, TECNALIA</w:t>
            </w:r>
          </w:p>
        </w:tc>
      </w:tr>
      <w:tr w:rsidR="00DA1933" w:rsidRPr="002F0BFA" w:rsidTr="00F06EE6">
        <w:trPr>
          <w:trHeight w:val="840"/>
        </w:trPr>
        <w:tc>
          <w:tcPr>
            <w:tcW w:w="3348" w:type="dxa"/>
            <w:vAlign w:val="center"/>
          </w:tcPr>
          <w:p w:rsidR="00DA1933" w:rsidRPr="002F0BFA" w:rsidRDefault="00DA1933" w:rsidP="00F06EE6">
            <w:pPr>
              <w:rPr>
                <w:rFonts w:cs="Calibri"/>
                <w:b/>
                <w:sz w:val="24"/>
                <w:szCs w:val="24"/>
              </w:rPr>
            </w:pPr>
            <w:r w:rsidRPr="002F0BFA">
              <w:rPr>
                <w:rFonts w:cs="Calibri"/>
                <w:b/>
                <w:sz w:val="24"/>
                <w:szCs w:val="24"/>
              </w:rPr>
              <w:t>Reviewer(s):</w:t>
            </w:r>
          </w:p>
        </w:tc>
        <w:tc>
          <w:tcPr>
            <w:tcW w:w="5183" w:type="dxa"/>
            <w:vAlign w:val="center"/>
          </w:tcPr>
          <w:p w:rsidR="00DA1933" w:rsidRPr="002F0BFA" w:rsidRDefault="00F1525B" w:rsidP="00F06EE6">
            <w:pPr>
              <w:rPr>
                <w:rFonts w:cs="Calibri"/>
                <w:sz w:val="24"/>
                <w:szCs w:val="24"/>
              </w:rPr>
            </w:pPr>
            <w:r w:rsidRPr="00F1525B">
              <w:rPr>
                <w:rFonts w:cs="Calibri"/>
                <w:sz w:val="24"/>
                <w:szCs w:val="24"/>
                <w:highlight w:val="yellow"/>
              </w:rPr>
              <w:t>XXX (YYY)</w:t>
            </w:r>
          </w:p>
        </w:tc>
      </w:tr>
      <w:tr w:rsidR="00DA1933" w:rsidRPr="002F0BFA" w:rsidTr="00F06EE6">
        <w:trPr>
          <w:trHeight w:val="840"/>
        </w:trPr>
        <w:tc>
          <w:tcPr>
            <w:tcW w:w="3348" w:type="dxa"/>
            <w:vAlign w:val="center"/>
          </w:tcPr>
          <w:p w:rsidR="00DA1933" w:rsidRPr="002F0BFA" w:rsidRDefault="00DA1933" w:rsidP="00F06EE6">
            <w:pPr>
              <w:rPr>
                <w:rFonts w:cs="Calibri"/>
                <w:b/>
                <w:sz w:val="24"/>
                <w:szCs w:val="24"/>
              </w:rPr>
            </w:pPr>
            <w:r w:rsidRPr="002F0BFA">
              <w:rPr>
                <w:rFonts w:cs="Calibri"/>
                <w:b/>
                <w:sz w:val="24"/>
                <w:szCs w:val="24"/>
              </w:rPr>
              <w:t>Approved by:</w:t>
            </w:r>
          </w:p>
        </w:tc>
        <w:tc>
          <w:tcPr>
            <w:tcW w:w="5183" w:type="dxa"/>
            <w:vAlign w:val="center"/>
          </w:tcPr>
          <w:p w:rsidR="00DA1933" w:rsidRPr="002F0BFA" w:rsidRDefault="00DA1933" w:rsidP="00F06EE6">
            <w:pPr>
              <w:rPr>
                <w:rFonts w:cs="Calibri"/>
                <w:sz w:val="24"/>
                <w:szCs w:val="24"/>
              </w:rPr>
            </w:pPr>
            <w:r w:rsidRPr="002F0BFA">
              <w:rPr>
                <w:rFonts w:cs="Calibri"/>
                <w:sz w:val="24"/>
                <w:szCs w:val="24"/>
              </w:rPr>
              <w:t>All Partners</w:t>
            </w:r>
          </w:p>
        </w:tc>
      </w:tr>
      <w:tr w:rsidR="00614613" w:rsidRPr="002F0BFA" w:rsidTr="00F06EE6">
        <w:trPr>
          <w:trHeight w:val="840"/>
        </w:trPr>
        <w:tc>
          <w:tcPr>
            <w:tcW w:w="3348" w:type="dxa"/>
            <w:vAlign w:val="center"/>
          </w:tcPr>
          <w:p w:rsidR="00614613" w:rsidRPr="002F0BFA" w:rsidRDefault="00614613" w:rsidP="00F06EE6">
            <w:pPr>
              <w:rPr>
                <w:rFonts w:cs="Calibri"/>
                <w:b/>
                <w:sz w:val="24"/>
                <w:szCs w:val="24"/>
              </w:rPr>
            </w:pPr>
            <w:r w:rsidRPr="002F0BFA">
              <w:rPr>
                <w:rFonts w:cs="Calibri"/>
                <w:b/>
                <w:sz w:val="24"/>
                <w:szCs w:val="24"/>
              </w:rPr>
              <w:t>Recommended/mandatory readers:</w:t>
            </w:r>
          </w:p>
        </w:tc>
        <w:tc>
          <w:tcPr>
            <w:tcW w:w="5183" w:type="dxa"/>
            <w:vAlign w:val="center"/>
          </w:tcPr>
          <w:p w:rsidR="00614613" w:rsidRPr="002F0BFA" w:rsidRDefault="003E717C" w:rsidP="00614613">
            <w:pPr>
              <w:rPr>
                <w:rFonts w:cs="Calibri"/>
                <w:sz w:val="24"/>
                <w:szCs w:val="24"/>
              </w:rPr>
            </w:pPr>
            <w:r w:rsidRPr="002F0BFA">
              <w:rPr>
                <w:rFonts w:cs="Calibri"/>
                <w:sz w:val="24"/>
                <w:szCs w:val="24"/>
              </w:rPr>
              <w:t>WP6, WP9, WP10</w:t>
            </w:r>
          </w:p>
        </w:tc>
      </w:tr>
    </w:tbl>
    <w:p w:rsidR="00DA1933" w:rsidRPr="002F0BFA" w:rsidRDefault="00DA1933" w:rsidP="00DA1933">
      <w:pPr>
        <w:rPr>
          <w:rFonts w:ascii="Verdana" w:hAnsi="Verdana"/>
          <w:sz w:val="20"/>
          <w:szCs w:val="20"/>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348"/>
        <w:gridCol w:w="5183"/>
      </w:tblGrid>
      <w:tr w:rsidR="00DA1933" w:rsidRPr="002F0BFA" w:rsidTr="006C2F37">
        <w:trPr>
          <w:trHeight w:val="1921"/>
        </w:trPr>
        <w:tc>
          <w:tcPr>
            <w:tcW w:w="3348" w:type="dxa"/>
            <w:tcBorders>
              <w:top w:val="single" w:sz="4" w:space="0" w:color="auto"/>
              <w:bottom w:val="single" w:sz="4" w:space="0" w:color="auto"/>
              <w:right w:val="single" w:sz="4" w:space="0" w:color="auto"/>
            </w:tcBorders>
          </w:tcPr>
          <w:p w:rsidR="00DA1933" w:rsidRPr="002F0BFA" w:rsidRDefault="00DA1933" w:rsidP="00F06EE6">
            <w:pPr>
              <w:rPr>
                <w:rFonts w:cs="Calibri"/>
                <w:b/>
                <w:sz w:val="24"/>
                <w:szCs w:val="24"/>
              </w:rPr>
            </w:pPr>
            <w:r w:rsidRPr="002F0BFA">
              <w:rPr>
                <w:rFonts w:cs="Calibri"/>
                <w:b/>
                <w:sz w:val="24"/>
                <w:szCs w:val="24"/>
              </w:rPr>
              <w:t>Abstract:</w:t>
            </w:r>
          </w:p>
        </w:tc>
        <w:tc>
          <w:tcPr>
            <w:tcW w:w="5183" w:type="dxa"/>
            <w:tcBorders>
              <w:top w:val="single" w:sz="4" w:space="0" w:color="auto"/>
              <w:left w:val="single" w:sz="4" w:space="0" w:color="auto"/>
              <w:bottom w:val="single" w:sz="4" w:space="0" w:color="auto"/>
            </w:tcBorders>
          </w:tcPr>
          <w:p w:rsidR="00DA1933" w:rsidRPr="002F0BFA" w:rsidRDefault="009318FE" w:rsidP="00CA0E69">
            <w:pPr>
              <w:rPr>
                <w:rFonts w:cs="Calibri"/>
                <w:sz w:val="24"/>
                <w:szCs w:val="24"/>
              </w:rPr>
            </w:pPr>
            <w:r w:rsidRPr="002F0BFA">
              <w:rPr>
                <w:rFonts w:cs="Calibri"/>
                <w:sz w:val="24"/>
                <w:szCs w:val="24"/>
              </w:rPr>
              <w:t xml:space="preserve">Concrete tool support allowing the generation of complete low-level models out of Java &amp; C# </w:t>
            </w:r>
            <w:r w:rsidR="00CA0E69">
              <w:rPr>
                <w:rFonts w:cs="Calibri"/>
                <w:sz w:val="24"/>
                <w:szCs w:val="24"/>
              </w:rPr>
              <w:t>existing</w:t>
            </w:r>
            <w:r w:rsidR="00CA0E69" w:rsidRPr="002F0BFA">
              <w:rPr>
                <w:rFonts w:cs="Calibri"/>
                <w:sz w:val="24"/>
                <w:szCs w:val="24"/>
              </w:rPr>
              <w:t xml:space="preserve"> </w:t>
            </w:r>
            <w:r w:rsidRPr="002F0BFA">
              <w:rPr>
                <w:rFonts w:cs="Calibri"/>
                <w:sz w:val="24"/>
                <w:szCs w:val="24"/>
              </w:rPr>
              <w:t xml:space="preserve">source </w:t>
            </w:r>
            <w:r w:rsidR="00CA0E69" w:rsidRPr="002F0BFA">
              <w:rPr>
                <w:rFonts w:cs="Calibri"/>
                <w:sz w:val="24"/>
                <w:szCs w:val="24"/>
              </w:rPr>
              <w:t>art</w:t>
            </w:r>
            <w:r w:rsidR="00CA0E69">
              <w:rPr>
                <w:rFonts w:cs="Calibri"/>
                <w:sz w:val="24"/>
                <w:szCs w:val="24"/>
              </w:rPr>
              <w:t>ef</w:t>
            </w:r>
            <w:r w:rsidR="00CA0E69" w:rsidRPr="002F0BFA">
              <w:rPr>
                <w:rFonts w:cs="Calibri"/>
                <w:sz w:val="24"/>
                <w:szCs w:val="24"/>
              </w:rPr>
              <w:t>acts</w:t>
            </w:r>
            <w:r w:rsidRPr="002F0BFA">
              <w:rPr>
                <w:rFonts w:cs="Calibri"/>
                <w:sz w:val="24"/>
                <w:szCs w:val="24"/>
              </w:rPr>
              <w:t>, following the global methodology and recommendations (as provided in D8.1 or D8.2 for instance). The produced models will be then used as inputs to Model Understanding technologies (cf. D8.3.x)</w:t>
            </w:r>
          </w:p>
        </w:tc>
      </w:tr>
      <w:tr w:rsidR="00DA1933" w:rsidRPr="002F0BFA" w:rsidTr="00F06EE6">
        <w:trPr>
          <w:trHeight w:val="710"/>
        </w:trPr>
        <w:tc>
          <w:tcPr>
            <w:tcW w:w="3348" w:type="dxa"/>
            <w:tcBorders>
              <w:top w:val="single" w:sz="4" w:space="0" w:color="auto"/>
              <w:bottom w:val="single" w:sz="4" w:space="0" w:color="auto"/>
              <w:right w:val="single" w:sz="4" w:space="0" w:color="auto"/>
            </w:tcBorders>
          </w:tcPr>
          <w:p w:rsidR="00DA1933" w:rsidRPr="002F0BFA" w:rsidRDefault="00DA1933" w:rsidP="00F06EE6">
            <w:pPr>
              <w:rPr>
                <w:rFonts w:cs="Calibri"/>
                <w:b/>
                <w:sz w:val="24"/>
                <w:szCs w:val="24"/>
              </w:rPr>
            </w:pPr>
            <w:r w:rsidRPr="002F0BFA">
              <w:rPr>
                <w:rFonts w:cs="Calibri"/>
                <w:b/>
                <w:sz w:val="24"/>
                <w:szCs w:val="24"/>
              </w:rPr>
              <w:t>Keyword List:</w:t>
            </w:r>
          </w:p>
        </w:tc>
        <w:tc>
          <w:tcPr>
            <w:tcW w:w="5183" w:type="dxa"/>
            <w:tcBorders>
              <w:top w:val="single" w:sz="4" w:space="0" w:color="auto"/>
              <w:left w:val="single" w:sz="4" w:space="0" w:color="auto"/>
              <w:bottom w:val="single" w:sz="4" w:space="0" w:color="auto"/>
            </w:tcBorders>
          </w:tcPr>
          <w:p w:rsidR="00DA1933" w:rsidRPr="002F0BFA" w:rsidRDefault="00091183" w:rsidP="00F06EE6">
            <w:pPr>
              <w:rPr>
                <w:rFonts w:cs="Calibri"/>
                <w:sz w:val="24"/>
                <w:szCs w:val="24"/>
              </w:rPr>
            </w:pPr>
            <w:r w:rsidRPr="002F0BFA">
              <w:rPr>
                <w:rFonts w:cs="Calibri"/>
                <w:sz w:val="24"/>
                <w:szCs w:val="24"/>
              </w:rPr>
              <w:t>MDRE, Model Discovery, Discoverers</w:t>
            </w:r>
          </w:p>
        </w:tc>
      </w:tr>
      <w:tr w:rsidR="00283957" w:rsidRPr="002F0BFA" w:rsidTr="00F06EE6">
        <w:trPr>
          <w:trHeight w:val="710"/>
        </w:trPr>
        <w:tc>
          <w:tcPr>
            <w:tcW w:w="3348" w:type="dxa"/>
            <w:tcBorders>
              <w:top w:val="single" w:sz="4" w:space="0" w:color="auto"/>
              <w:bottom w:val="single" w:sz="4" w:space="0" w:color="auto"/>
              <w:right w:val="single" w:sz="4" w:space="0" w:color="auto"/>
            </w:tcBorders>
          </w:tcPr>
          <w:p w:rsidR="00283957" w:rsidRPr="002F0BFA" w:rsidRDefault="00283957" w:rsidP="00F06EE6">
            <w:pPr>
              <w:rPr>
                <w:rFonts w:cs="Calibri"/>
                <w:b/>
                <w:sz w:val="24"/>
                <w:szCs w:val="24"/>
              </w:rPr>
            </w:pPr>
            <w:r w:rsidRPr="002F0BFA">
              <w:rPr>
                <w:rFonts w:cs="Calibri"/>
                <w:b/>
                <w:sz w:val="24"/>
                <w:szCs w:val="24"/>
              </w:rPr>
              <w:t>Licensing information</w:t>
            </w:r>
            <w:r w:rsidR="00DE2C37" w:rsidRPr="002F0BFA">
              <w:rPr>
                <w:rFonts w:cs="Calibri"/>
                <w:b/>
                <w:sz w:val="24"/>
                <w:szCs w:val="24"/>
              </w:rPr>
              <w:t>:</w:t>
            </w:r>
          </w:p>
        </w:tc>
        <w:tc>
          <w:tcPr>
            <w:tcW w:w="5183" w:type="dxa"/>
            <w:tcBorders>
              <w:top w:val="single" w:sz="4" w:space="0" w:color="auto"/>
              <w:left w:val="single" w:sz="4" w:space="0" w:color="auto"/>
              <w:bottom w:val="single" w:sz="4" w:space="0" w:color="auto"/>
            </w:tcBorders>
          </w:tcPr>
          <w:p w:rsidR="00A00810" w:rsidRPr="001F6D55" w:rsidRDefault="008B099E" w:rsidP="00A00810">
            <w:pPr>
              <w:rPr>
                <w:rFonts w:cs="Calibri"/>
                <w:sz w:val="24"/>
                <w:szCs w:val="24"/>
              </w:rPr>
            </w:pPr>
            <w:r>
              <w:rPr>
                <w:rFonts w:cs="Calibri"/>
                <w:sz w:val="24"/>
                <w:szCs w:val="24"/>
              </w:rPr>
              <w:t>Th</w:t>
            </w:r>
            <w:r w:rsidR="0007092F">
              <w:rPr>
                <w:rFonts w:cs="Calibri"/>
                <w:sz w:val="24"/>
                <w:szCs w:val="24"/>
              </w:rPr>
              <w:t>is</w:t>
            </w:r>
            <w:r>
              <w:rPr>
                <w:rFonts w:cs="Calibri"/>
                <w:sz w:val="24"/>
                <w:szCs w:val="24"/>
              </w:rPr>
              <w:t xml:space="preserve"> document itself </w:t>
            </w:r>
            <w:r w:rsidR="00A00810" w:rsidRPr="001F6D55">
              <w:rPr>
                <w:rFonts w:cs="Calibri"/>
                <w:sz w:val="24"/>
                <w:szCs w:val="24"/>
              </w:rPr>
              <w:t>is licensed under Creative Commons Attribution-</w:t>
            </w:r>
            <w:proofErr w:type="spellStart"/>
            <w:r w:rsidR="00A00810" w:rsidRPr="001F6D55">
              <w:rPr>
                <w:rFonts w:cs="Calibri"/>
                <w:sz w:val="24"/>
                <w:szCs w:val="24"/>
              </w:rPr>
              <w:t>ShareAlike</w:t>
            </w:r>
            <w:proofErr w:type="spellEnd"/>
            <w:r w:rsidR="00A00810" w:rsidRPr="001F6D55">
              <w:rPr>
                <w:rFonts w:cs="Calibri"/>
                <w:sz w:val="24"/>
                <w:szCs w:val="24"/>
              </w:rPr>
              <w:t xml:space="preserve"> 3.0 </w:t>
            </w:r>
            <w:proofErr w:type="spellStart"/>
            <w:r w:rsidR="00A00810" w:rsidRPr="001F6D55">
              <w:rPr>
                <w:rFonts w:cs="Calibri"/>
                <w:sz w:val="24"/>
                <w:szCs w:val="24"/>
              </w:rPr>
              <w:t>Unported</w:t>
            </w:r>
            <w:proofErr w:type="spellEnd"/>
            <w:r w:rsidR="00A00810" w:rsidRPr="001F6D55">
              <w:rPr>
                <w:rFonts w:cs="Calibri"/>
                <w:sz w:val="24"/>
                <w:szCs w:val="24"/>
              </w:rPr>
              <w:t xml:space="preserve"> (CC BY-SA 3.0)</w:t>
            </w:r>
          </w:p>
          <w:p w:rsidR="006C2F37" w:rsidRDefault="0014655D" w:rsidP="00A00810">
            <w:pPr>
              <w:rPr>
                <w:rStyle w:val="Lienhypertexte"/>
                <w:rFonts w:cs="Calibri"/>
                <w:sz w:val="24"/>
                <w:szCs w:val="24"/>
              </w:rPr>
            </w:pPr>
            <w:hyperlink r:id="rId10" w:history="1">
              <w:r w:rsidR="00A00810" w:rsidRPr="001F6D55">
                <w:rPr>
                  <w:rStyle w:val="Lienhypertexte"/>
                  <w:rFonts w:cs="Calibri"/>
                  <w:sz w:val="24"/>
                  <w:szCs w:val="24"/>
                </w:rPr>
                <w:t>http://creativecommons.org/licenses/by-sa/3.0/</w:t>
              </w:r>
            </w:hyperlink>
          </w:p>
          <w:p w:rsidR="00D10679" w:rsidRPr="002F0BFA" w:rsidRDefault="00D10679" w:rsidP="0086686D">
            <w:pPr>
              <w:rPr>
                <w:rFonts w:cs="Calibri"/>
                <w:sz w:val="24"/>
                <w:szCs w:val="24"/>
              </w:rPr>
            </w:pPr>
            <w:r>
              <w:rPr>
                <w:rFonts w:cs="Calibri"/>
                <w:sz w:val="24"/>
                <w:szCs w:val="24"/>
              </w:rPr>
              <w:t xml:space="preserve">The reported code is </w:t>
            </w:r>
            <w:r w:rsidR="0086686D">
              <w:rPr>
                <w:rFonts w:cs="Calibri"/>
                <w:sz w:val="24"/>
                <w:szCs w:val="24"/>
              </w:rPr>
              <w:t>g</w:t>
            </w:r>
            <w:r w:rsidR="0086686D" w:rsidRPr="002F0BFA">
              <w:rPr>
                <w:rFonts w:cs="Calibri"/>
                <w:sz w:val="24"/>
                <w:szCs w:val="24"/>
              </w:rPr>
              <w:t xml:space="preserve">enerally </w:t>
            </w:r>
            <w:r>
              <w:rPr>
                <w:rFonts w:cs="Calibri"/>
                <w:sz w:val="24"/>
                <w:szCs w:val="24"/>
              </w:rPr>
              <w:t xml:space="preserve">licensed under </w:t>
            </w:r>
            <w:r w:rsidR="009417AB">
              <w:rPr>
                <w:rFonts w:cs="Calibri"/>
                <w:sz w:val="24"/>
                <w:szCs w:val="24"/>
              </w:rPr>
              <w:t xml:space="preserve">the </w:t>
            </w:r>
            <w:r w:rsidR="009417AB">
              <w:rPr>
                <w:rFonts w:cs="Calibri"/>
                <w:sz w:val="24"/>
                <w:szCs w:val="24"/>
              </w:rPr>
              <w:lastRenderedPageBreak/>
              <w:t xml:space="preserve">Eclipse Public License </w:t>
            </w:r>
            <w:r w:rsidRPr="002F0BFA">
              <w:rPr>
                <w:rFonts w:cs="Calibri"/>
                <w:sz w:val="24"/>
                <w:szCs w:val="24"/>
              </w:rPr>
              <w:t>(</w:t>
            </w:r>
            <w:r w:rsidR="009417AB">
              <w:rPr>
                <w:rFonts w:cs="Calibri"/>
                <w:sz w:val="24"/>
                <w:szCs w:val="24"/>
              </w:rPr>
              <w:t xml:space="preserve">EPL, </w:t>
            </w:r>
            <w:r w:rsidRPr="002F0BFA">
              <w:rPr>
                <w:rFonts w:cs="Calibri"/>
                <w:sz w:val="24"/>
                <w:szCs w:val="24"/>
              </w:rPr>
              <w:t>open source)</w:t>
            </w:r>
            <w:r>
              <w:rPr>
                <w:rFonts w:cs="Calibri"/>
                <w:sz w:val="24"/>
                <w:szCs w:val="24"/>
              </w:rPr>
              <w:t xml:space="preserve"> for the Java EE support</w:t>
            </w:r>
            <w:r w:rsidRPr="002F0BFA">
              <w:rPr>
                <w:rFonts w:cs="Calibri"/>
                <w:sz w:val="24"/>
                <w:szCs w:val="24"/>
              </w:rPr>
              <w:t xml:space="preserve">, </w:t>
            </w:r>
            <w:r w:rsidR="005E67DF">
              <w:rPr>
                <w:rFonts w:cs="Calibri"/>
                <w:sz w:val="24"/>
                <w:szCs w:val="24"/>
              </w:rPr>
              <w:t xml:space="preserve">it is </w:t>
            </w:r>
            <w:r w:rsidRPr="002F0BFA">
              <w:rPr>
                <w:rFonts w:cs="Calibri"/>
                <w:sz w:val="24"/>
                <w:szCs w:val="24"/>
              </w:rPr>
              <w:t>indicated otherwise</w:t>
            </w:r>
            <w:r>
              <w:rPr>
                <w:rFonts w:cs="Calibri"/>
                <w:sz w:val="24"/>
                <w:szCs w:val="24"/>
              </w:rPr>
              <w:t xml:space="preserve"> </w:t>
            </w:r>
            <w:r w:rsidR="0086686D">
              <w:rPr>
                <w:rFonts w:cs="Calibri"/>
                <w:sz w:val="24"/>
                <w:szCs w:val="24"/>
              </w:rPr>
              <w:t xml:space="preserve">(notably </w:t>
            </w:r>
            <w:r>
              <w:rPr>
                <w:rFonts w:cs="Calibri"/>
                <w:sz w:val="24"/>
                <w:szCs w:val="24"/>
              </w:rPr>
              <w:t>for the .NET support</w:t>
            </w:r>
            <w:r w:rsidR="0086686D">
              <w:rPr>
                <w:rFonts w:cs="Calibri"/>
                <w:sz w:val="24"/>
                <w:szCs w:val="24"/>
              </w:rPr>
              <w:t>)</w:t>
            </w:r>
            <w:r w:rsidRPr="002F0BFA">
              <w:rPr>
                <w:rFonts w:cs="Calibri"/>
                <w:sz w:val="24"/>
                <w:szCs w:val="24"/>
              </w:rPr>
              <w:t>.</w:t>
            </w:r>
          </w:p>
        </w:tc>
      </w:tr>
    </w:tbl>
    <w:p w:rsidR="00D50053" w:rsidRDefault="00D50053" w:rsidP="00D50053">
      <w:pPr>
        <w:rPr>
          <w:rFonts w:ascii="Verdana" w:hAnsi="Verdana"/>
          <w:sz w:val="20"/>
          <w:szCs w:val="20"/>
        </w:rPr>
      </w:pPr>
    </w:p>
    <w:p w:rsidR="00A00810" w:rsidRPr="002F0BFA" w:rsidRDefault="00A00810" w:rsidP="00D50053">
      <w:pPr>
        <w:rPr>
          <w:rFonts w:ascii="Verdana" w:hAnsi="Verdana"/>
          <w:sz w:val="20"/>
          <w:szCs w:val="20"/>
        </w:rPr>
      </w:pPr>
    </w:p>
    <w:p w:rsidR="00D50053" w:rsidRPr="002F0BFA" w:rsidRDefault="0014655D" w:rsidP="003314EC">
      <w:pPr>
        <w:spacing w:before="120" w:after="120"/>
        <w:jc w:val="center"/>
        <w:rPr>
          <w:rFonts w:cs="Calibri"/>
          <w:sz w:val="32"/>
          <w:szCs w:val="32"/>
        </w:rPr>
      </w:pPr>
      <w:r>
        <w:rPr>
          <w:rFonts w:cs="Calibri"/>
          <w:b/>
          <w:noProof/>
          <w:sz w:val="32"/>
          <w:szCs w:val="32"/>
          <w:lang w:eastAsia="en-GB"/>
        </w:rPr>
        <w:pict>
          <v:line id="Line 5" o:spid="_x0000_s1036" style="position:absolute;left:0;text-align:left;z-index:251664384;visibility:visible" from="4.05pt,-4.6pt" to="414.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" o:allowincell="f" strokeweight="4.5pt">
            <v:stroke linestyle="thinThick"/>
          </v:line>
        </w:pict>
      </w:r>
      <w:r w:rsidR="00D50053" w:rsidRPr="002F0BFA">
        <w:rPr>
          <w:rFonts w:cs="Calibri"/>
          <w:b/>
          <w:sz w:val="32"/>
          <w:szCs w:val="32"/>
        </w:rPr>
        <w:t>Document Description</w:t>
      </w:r>
    </w:p>
    <w:p w:rsidR="00D50053" w:rsidRPr="002F0BFA" w:rsidRDefault="0014655D" w:rsidP="00D50053">
      <w:pPr>
        <w:rPr>
          <w:rFonts w:ascii="Verdana" w:hAnsi="Verdana"/>
          <w:sz w:val="20"/>
          <w:szCs w:val="20"/>
        </w:rPr>
      </w:pPr>
      <w:r>
        <w:rPr>
          <w:rFonts w:ascii="Verdana" w:hAnsi="Verdana"/>
          <w:noProof/>
          <w:lang w:eastAsia="en-GB"/>
        </w:rPr>
        <w:pict>
          <v:line id="Line 4" o:spid="_x0000_s1035" style="position:absolute;left:0;text-align:left;z-index:251663360;visibility:visible" from="4.05pt,.25pt" to="414.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" o:allowincell="f" strokeweight="4.5pt">
            <v:stroke linestyle="thinThick"/>
          </v:line>
        </w:pict>
      </w:r>
    </w:p>
    <w:p w:rsidR="00D50053" w:rsidRPr="002F0BFA" w:rsidRDefault="00D50053" w:rsidP="00D50053">
      <w:pPr>
        <w:rPr>
          <w:rFonts w:cs="Calibri"/>
          <w:b/>
          <w:sz w:val="28"/>
          <w:szCs w:val="28"/>
        </w:rPr>
      </w:pPr>
      <w:r w:rsidRPr="002F0BFA">
        <w:rPr>
          <w:rFonts w:cs="Calibri"/>
          <w:b/>
          <w:sz w:val="28"/>
          <w:szCs w:val="28"/>
        </w:rPr>
        <w:t>Document Revision History</w:t>
      </w:r>
    </w:p>
    <w:p w:rsidR="00D50053" w:rsidRPr="002F0BFA" w:rsidRDefault="00D50053" w:rsidP="00D50053">
      <w:pPr>
        <w:rPr>
          <w:rFonts w:ascii="Verdana" w:hAnsi="Verdana"/>
          <w:sz w:val="20"/>
          <w:szCs w:val="20"/>
        </w:rPr>
      </w:pPr>
    </w:p>
    <w:tbl>
      <w:tblPr>
        <w:tblW w:w="8516"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1441"/>
        <w:gridCol w:w="3691"/>
        <w:gridCol w:w="2340"/>
      </w:tblGrid>
      <w:tr w:rsidR="00D50053" w:rsidRPr="002F0BFA" w:rsidTr="00F06EE6">
        <w:trPr>
          <w:cantSplit/>
          <w:trHeight w:val="560"/>
          <w:jc w:val="center"/>
        </w:trPr>
        <w:tc>
          <w:tcPr>
            <w:tcW w:w="1044" w:type="dxa"/>
            <w:vMerge w:val="restart"/>
            <w:tcBorders>
              <w:top w:val="double" w:sz="4" w:space="0" w:color="auto"/>
              <w:left w:val="double" w:sz="4" w:space="0" w:color="auto"/>
            </w:tcBorders>
            <w:vAlign w:val="center"/>
          </w:tcPr>
          <w:p w:rsidR="00D50053" w:rsidRPr="002F0BFA" w:rsidRDefault="00D50053" w:rsidP="00F06EE6">
            <w:pPr>
              <w:rPr>
                <w:rFonts w:cs="Calibri"/>
                <w:i/>
              </w:rPr>
            </w:pPr>
            <w:r w:rsidRPr="002F0BFA">
              <w:rPr>
                <w:rFonts w:cs="Calibri"/>
                <w:i/>
              </w:rPr>
              <w:t>Version</w:t>
            </w:r>
          </w:p>
        </w:tc>
        <w:tc>
          <w:tcPr>
            <w:tcW w:w="1441" w:type="dxa"/>
            <w:vMerge w:val="restart"/>
            <w:tcBorders>
              <w:top w:val="double" w:sz="4" w:space="0" w:color="auto"/>
              <w:right w:val="single" w:sz="4" w:space="0" w:color="auto"/>
            </w:tcBorders>
            <w:vAlign w:val="center"/>
          </w:tcPr>
          <w:p w:rsidR="00D50053" w:rsidRPr="002F0BFA" w:rsidRDefault="00D50053" w:rsidP="00F06EE6">
            <w:pPr>
              <w:rPr>
                <w:rFonts w:cs="Calibri"/>
                <w:i/>
              </w:rPr>
            </w:pPr>
            <w:r w:rsidRPr="002F0BFA">
              <w:rPr>
                <w:rFonts w:cs="Calibri"/>
                <w:i/>
              </w:rPr>
              <w:t>Date</w:t>
            </w:r>
          </w:p>
        </w:tc>
        <w:tc>
          <w:tcPr>
            <w:tcW w:w="6031" w:type="dxa"/>
            <w:gridSpan w:val="2"/>
            <w:tcBorders>
              <w:top w:val="double" w:sz="4" w:space="0" w:color="auto"/>
              <w:left w:val="single" w:sz="4" w:space="0" w:color="auto"/>
              <w:bottom w:val="single" w:sz="4" w:space="0" w:color="auto"/>
              <w:right w:val="double" w:sz="4" w:space="0" w:color="auto"/>
            </w:tcBorders>
            <w:vAlign w:val="center"/>
          </w:tcPr>
          <w:p w:rsidR="00D50053" w:rsidRPr="002F0BFA" w:rsidRDefault="00D50053" w:rsidP="00F06EE6">
            <w:pPr>
              <w:jc w:val="center"/>
              <w:rPr>
                <w:rFonts w:cs="Calibri"/>
                <w:b/>
                <w:i/>
              </w:rPr>
            </w:pPr>
            <w:r w:rsidRPr="002F0BFA">
              <w:rPr>
                <w:rFonts w:cs="Calibri"/>
                <w:i/>
              </w:rPr>
              <w:t>Modifications</w:t>
            </w:r>
            <w:r w:rsidRPr="002F0BFA">
              <w:rPr>
                <w:rFonts w:cs="Calibri"/>
                <w:b/>
                <w:i/>
              </w:rPr>
              <w:t xml:space="preserve"> </w:t>
            </w:r>
            <w:r w:rsidRPr="002F0BFA">
              <w:rPr>
                <w:rFonts w:cs="Calibri"/>
                <w:i/>
              </w:rPr>
              <w:t>Introduced</w:t>
            </w:r>
          </w:p>
        </w:tc>
      </w:tr>
      <w:tr w:rsidR="00D50053" w:rsidRPr="002F0BFA" w:rsidTr="00F06EE6">
        <w:trPr>
          <w:cantSplit/>
          <w:trHeight w:val="560"/>
          <w:jc w:val="center"/>
        </w:trPr>
        <w:tc>
          <w:tcPr>
            <w:tcW w:w="1044" w:type="dxa"/>
            <w:vMerge/>
            <w:tcBorders>
              <w:left w:val="double" w:sz="4" w:space="0" w:color="auto"/>
              <w:bottom w:val="double" w:sz="4" w:space="0" w:color="auto"/>
            </w:tcBorders>
            <w:vAlign w:val="center"/>
          </w:tcPr>
          <w:p w:rsidR="00D50053" w:rsidRPr="002F0BFA" w:rsidRDefault="00D50053" w:rsidP="00F06EE6">
            <w:pPr>
              <w:rPr>
                <w:rFonts w:cs="Calibri"/>
                <w:b/>
                <w:i/>
              </w:rPr>
            </w:pPr>
          </w:p>
        </w:tc>
        <w:tc>
          <w:tcPr>
            <w:tcW w:w="1441" w:type="dxa"/>
            <w:vMerge/>
            <w:tcBorders>
              <w:bottom w:val="double" w:sz="4" w:space="0" w:color="auto"/>
              <w:right w:val="single" w:sz="4" w:space="0" w:color="auto"/>
            </w:tcBorders>
            <w:vAlign w:val="center"/>
          </w:tcPr>
          <w:p w:rsidR="00D50053" w:rsidRPr="002F0BFA" w:rsidRDefault="00D50053" w:rsidP="00F06EE6">
            <w:pPr>
              <w:rPr>
                <w:rFonts w:cs="Calibri"/>
                <w:b/>
                <w:i/>
              </w:rPr>
            </w:pPr>
          </w:p>
        </w:tc>
        <w:tc>
          <w:tcPr>
            <w:tcW w:w="3691" w:type="dxa"/>
            <w:tcBorders>
              <w:top w:val="single" w:sz="4" w:space="0" w:color="auto"/>
              <w:left w:val="single" w:sz="4" w:space="0" w:color="auto"/>
              <w:bottom w:val="double" w:sz="4" w:space="0" w:color="auto"/>
            </w:tcBorders>
            <w:vAlign w:val="center"/>
          </w:tcPr>
          <w:p w:rsidR="00D50053" w:rsidRPr="002F0BFA" w:rsidRDefault="00D50053" w:rsidP="00F06EE6">
            <w:pPr>
              <w:rPr>
                <w:rFonts w:cs="Calibri"/>
                <w:i/>
              </w:rPr>
            </w:pPr>
            <w:r w:rsidRPr="002F0BFA">
              <w:rPr>
                <w:rFonts w:cs="Calibri"/>
                <w:i/>
              </w:rPr>
              <w:t>Modification Reason</w:t>
            </w:r>
          </w:p>
        </w:tc>
        <w:tc>
          <w:tcPr>
            <w:tcW w:w="2340" w:type="dxa"/>
            <w:tcBorders>
              <w:top w:val="single" w:sz="4" w:space="0" w:color="auto"/>
              <w:bottom w:val="double" w:sz="4" w:space="0" w:color="auto"/>
              <w:right w:val="double" w:sz="4" w:space="0" w:color="auto"/>
            </w:tcBorders>
            <w:vAlign w:val="center"/>
          </w:tcPr>
          <w:p w:rsidR="00D50053" w:rsidRPr="002F0BFA" w:rsidRDefault="00D50053" w:rsidP="00F06EE6">
            <w:pPr>
              <w:rPr>
                <w:rFonts w:cs="Calibri"/>
                <w:i/>
              </w:rPr>
            </w:pPr>
            <w:r w:rsidRPr="002F0BFA">
              <w:rPr>
                <w:rFonts w:cs="Calibri"/>
                <w:i/>
              </w:rPr>
              <w:t>Modified by</w:t>
            </w:r>
          </w:p>
        </w:tc>
      </w:tr>
      <w:tr w:rsidR="00D50053" w:rsidRPr="002F0BFA" w:rsidTr="00F06EE6">
        <w:trPr>
          <w:trHeight w:val="560"/>
          <w:jc w:val="center"/>
        </w:trPr>
        <w:tc>
          <w:tcPr>
            <w:tcW w:w="1044" w:type="dxa"/>
            <w:tcBorders>
              <w:top w:val="double" w:sz="4" w:space="0" w:color="auto"/>
              <w:left w:val="double" w:sz="4" w:space="0" w:color="auto"/>
            </w:tcBorders>
            <w:vAlign w:val="center"/>
          </w:tcPr>
          <w:p w:rsidR="00D50053" w:rsidRPr="002F0BFA" w:rsidRDefault="00D50053" w:rsidP="00F06EE6">
            <w:pPr>
              <w:rPr>
                <w:rFonts w:cs="Calibri"/>
              </w:rPr>
            </w:pPr>
            <w:r w:rsidRPr="002F0BFA">
              <w:rPr>
                <w:rFonts w:cs="Calibri"/>
              </w:rPr>
              <w:t>v0.1</w:t>
            </w:r>
          </w:p>
        </w:tc>
        <w:tc>
          <w:tcPr>
            <w:tcW w:w="1441" w:type="dxa"/>
            <w:tcBorders>
              <w:top w:val="double" w:sz="4" w:space="0" w:color="auto"/>
            </w:tcBorders>
          </w:tcPr>
          <w:p w:rsidR="00D50053" w:rsidRPr="002F0BFA" w:rsidRDefault="00196861" w:rsidP="00196861">
            <w:pPr>
              <w:rPr>
                <w:rFonts w:cs="Calibri"/>
              </w:rPr>
            </w:pPr>
            <w:r>
              <w:rPr>
                <w:rFonts w:cs="Calibri"/>
              </w:rPr>
              <w:t>23</w:t>
            </w:r>
            <w:r w:rsidR="006C2F37" w:rsidRPr="002F0BFA">
              <w:rPr>
                <w:rFonts w:cs="Calibri"/>
              </w:rPr>
              <w:t>/</w:t>
            </w:r>
            <w:r w:rsidR="00C77066" w:rsidRPr="002F0BFA">
              <w:rPr>
                <w:rFonts w:cs="Calibri"/>
              </w:rPr>
              <w:t>0</w:t>
            </w:r>
            <w:r>
              <w:rPr>
                <w:rFonts w:cs="Calibri"/>
              </w:rPr>
              <w:t>7</w:t>
            </w:r>
            <w:r w:rsidR="006C2F37" w:rsidRPr="002F0BFA">
              <w:rPr>
                <w:rFonts w:cs="Calibri"/>
              </w:rPr>
              <w:t>/</w:t>
            </w:r>
            <w:r w:rsidR="00C77066" w:rsidRPr="002F0BFA">
              <w:rPr>
                <w:rFonts w:cs="Calibri"/>
              </w:rPr>
              <w:t>1</w:t>
            </w:r>
            <w:r w:rsidR="00B91212">
              <w:rPr>
                <w:rFonts w:cs="Calibri"/>
              </w:rPr>
              <w:t>4</w:t>
            </w:r>
          </w:p>
        </w:tc>
        <w:tc>
          <w:tcPr>
            <w:tcW w:w="3691" w:type="dxa"/>
            <w:tcBorders>
              <w:top w:val="double" w:sz="4" w:space="0" w:color="auto"/>
            </w:tcBorders>
          </w:tcPr>
          <w:p w:rsidR="0066401B" w:rsidRDefault="00D50053" w:rsidP="00F06EE6">
            <w:pPr>
              <w:rPr>
                <w:rFonts w:cs="Calibri"/>
              </w:rPr>
            </w:pPr>
            <w:r w:rsidRPr="002F0BFA">
              <w:rPr>
                <w:rFonts w:cs="Calibri"/>
              </w:rPr>
              <w:t>First draft version</w:t>
            </w:r>
            <w:r w:rsidR="0066401B">
              <w:rPr>
                <w:rFonts w:cs="Calibri"/>
              </w:rPr>
              <w:t xml:space="preserve"> (starting from already submitted D8.2.1)</w:t>
            </w:r>
          </w:p>
          <w:p w:rsidR="0066401B" w:rsidRPr="002F0BFA" w:rsidRDefault="0066401B" w:rsidP="00F06EE6">
            <w:pPr>
              <w:rPr>
                <w:rFonts w:cs="Calibri"/>
              </w:rPr>
            </w:pPr>
            <w:r>
              <w:rPr>
                <w:rFonts w:cs="Calibri"/>
              </w:rPr>
              <w:t>Integration of several updates and additions (e.g. “Reusability Trace Tool”) all along the document.</w:t>
            </w:r>
          </w:p>
        </w:tc>
        <w:tc>
          <w:tcPr>
            <w:tcW w:w="2340" w:type="dxa"/>
            <w:tcBorders>
              <w:top w:val="double" w:sz="4" w:space="0" w:color="auto"/>
              <w:right w:val="double" w:sz="4" w:space="0" w:color="auto"/>
            </w:tcBorders>
          </w:tcPr>
          <w:p w:rsidR="0066401B" w:rsidRPr="00217617" w:rsidRDefault="00E61D49" w:rsidP="00F06EE6">
            <w:pPr>
              <w:rPr>
                <w:rFonts w:cs="Calibri"/>
              </w:rPr>
            </w:pPr>
            <w:r w:rsidRPr="00217617">
              <w:rPr>
                <w:rFonts w:cs="Calibri"/>
              </w:rPr>
              <w:t xml:space="preserve">Hugo </w:t>
            </w:r>
            <w:proofErr w:type="spellStart"/>
            <w:r w:rsidRPr="00217617">
              <w:rPr>
                <w:rFonts w:cs="Calibri"/>
              </w:rPr>
              <w:t>Bruneliere</w:t>
            </w:r>
            <w:proofErr w:type="spellEnd"/>
            <w:r w:rsidRPr="00217617">
              <w:rPr>
                <w:rFonts w:cs="Calibri"/>
              </w:rPr>
              <w:t xml:space="preserve"> (</w:t>
            </w:r>
            <w:proofErr w:type="spellStart"/>
            <w:r w:rsidRPr="00217617">
              <w:rPr>
                <w:rFonts w:cs="Calibri"/>
              </w:rPr>
              <w:t>Inria</w:t>
            </w:r>
            <w:proofErr w:type="spellEnd"/>
            <w:r w:rsidRPr="00217617">
              <w:rPr>
                <w:rFonts w:cs="Calibri"/>
              </w:rPr>
              <w:t xml:space="preserve">), Javier </w:t>
            </w:r>
            <w:proofErr w:type="spellStart"/>
            <w:r w:rsidRPr="00217617">
              <w:rPr>
                <w:rFonts w:cs="Calibri"/>
              </w:rPr>
              <w:t>Canovas</w:t>
            </w:r>
            <w:proofErr w:type="spellEnd"/>
            <w:r w:rsidRPr="00217617">
              <w:rPr>
                <w:rFonts w:cs="Calibri"/>
              </w:rPr>
              <w:t xml:space="preserve"> (</w:t>
            </w:r>
            <w:proofErr w:type="spellStart"/>
            <w:r w:rsidRPr="00217617">
              <w:rPr>
                <w:rFonts w:cs="Calibri"/>
              </w:rPr>
              <w:t>Inria</w:t>
            </w:r>
            <w:proofErr w:type="spellEnd"/>
            <w:r w:rsidRPr="00217617">
              <w:rPr>
                <w:rFonts w:cs="Calibri"/>
              </w:rPr>
              <w:t>)</w:t>
            </w:r>
          </w:p>
          <w:p w:rsidR="0066401B" w:rsidRPr="002F0BFA" w:rsidRDefault="0066401B" w:rsidP="00F06EE6">
            <w:pPr>
              <w:rPr>
                <w:rFonts w:cs="Calibri"/>
              </w:rPr>
            </w:pPr>
            <w:r>
              <w:rPr>
                <w:rFonts w:cs="Calibri"/>
              </w:rPr>
              <w:t xml:space="preserve">Contributions: </w:t>
            </w:r>
            <w:proofErr w:type="spellStart"/>
            <w:r>
              <w:rPr>
                <w:rFonts w:cs="Calibri"/>
              </w:rPr>
              <w:t>Matthieu</w:t>
            </w:r>
            <w:proofErr w:type="spellEnd"/>
            <w:r>
              <w:rPr>
                <w:rFonts w:cs="Calibri"/>
              </w:rPr>
              <w:t xml:space="preserve"> </w:t>
            </w:r>
            <w:proofErr w:type="spellStart"/>
            <w:r>
              <w:rPr>
                <w:rFonts w:cs="Calibri"/>
              </w:rPr>
              <w:t>Allon</w:t>
            </w:r>
            <w:proofErr w:type="spellEnd"/>
            <w:r>
              <w:rPr>
                <w:rFonts w:cs="Calibri"/>
              </w:rPr>
              <w:t xml:space="preserve"> (</w:t>
            </w:r>
            <w:proofErr w:type="spellStart"/>
            <w:r>
              <w:rPr>
                <w:rFonts w:cs="Calibri"/>
              </w:rPr>
              <w:t>Inria</w:t>
            </w:r>
            <w:proofErr w:type="spellEnd"/>
            <w:r>
              <w:rPr>
                <w:rFonts w:cs="Calibri"/>
              </w:rPr>
              <w:t xml:space="preserve">), </w:t>
            </w:r>
            <w:r w:rsidRPr="002F0BFA">
              <w:rPr>
                <w:rFonts w:cs="Calibri"/>
              </w:rPr>
              <w:t>Konrad Wieland (</w:t>
            </w:r>
            <w:proofErr w:type="spellStart"/>
            <w:r w:rsidRPr="002F0BFA">
              <w:rPr>
                <w:rFonts w:cs="Calibri"/>
              </w:rPr>
              <w:t>Sparx</w:t>
            </w:r>
            <w:proofErr w:type="spellEnd"/>
            <w:r w:rsidRPr="002F0BFA">
              <w:rPr>
                <w:rFonts w:cs="Calibri"/>
              </w:rPr>
              <w:t xml:space="preserve">), Alexander </w:t>
            </w:r>
            <w:proofErr w:type="spellStart"/>
            <w:r w:rsidRPr="002F0BFA">
              <w:rPr>
                <w:rFonts w:cs="Calibri"/>
              </w:rPr>
              <w:t>Bergmayr</w:t>
            </w:r>
            <w:proofErr w:type="spellEnd"/>
            <w:r w:rsidRPr="002F0BFA">
              <w:rPr>
                <w:rFonts w:cs="Calibri"/>
              </w:rPr>
              <w:t xml:space="preserve"> (</w:t>
            </w:r>
            <w:proofErr w:type="spellStart"/>
            <w:r w:rsidRPr="002F0BFA">
              <w:rPr>
                <w:rFonts w:cs="Calibri"/>
              </w:rPr>
              <w:t>TUWien</w:t>
            </w:r>
            <w:proofErr w:type="spellEnd"/>
            <w:r w:rsidRPr="002F0BFA">
              <w:rPr>
                <w:rFonts w:cs="Calibri"/>
              </w:rPr>
              <w:t xml:space="preserve">), Bram </w:t>
            </w:r>
            <w:proofErr w:type="spellStart"/>
            <w:r w:rsidRPr="002F0BFA">
              <w:rPr>
                <w:rFonts w:cs="Calibri"/>
              </w:rPr>
              <w:t>Pellens</w:t>
            </w:r>
            <w:proofErr w:type="spellEnd"/>
            <w:r w:rsidRPr="002F0BFA">
              <w:rPr>
                <w:rFonts w:cs="Calibri"/>
              </w:rPr>
              <w:t xml:space="preserve"> (Spikes)</w:t>
            </w:r>
            <w:r>
              <w:rPr>
                <w:rFonts w:cs="Calibri"/>
              </w:rPr>
              <w:t xml:space="preserve">, </w:t>
            </w:r>
            <w:proofErr w:type="spellStart"/>
            <w:r>
              <w:rPr>
                <w:rFonts w:cs="Calibri"/>
              </w:rPr>
              <w:t>Gorka</w:t>
            </w:r>
            <w:proofErr w:type="spellEnd"/>
            <w:r>
              <w:rPr>
                <w:rFonts w:cs="Calibri"/>
              </w:rPr>
              <w:t xml:space="preserve"> </w:t>
            </w:r>
            <w:proofErr w:type="spellStart"/>
            <w:r>
              <w:rPr>
                <w:rFonts w:cs="Calibri"/>
              </w:rPr>
              <w:t>Echevarria</w:t>
            </w:r>
            <w:proofErr w:type="spellEnd"/>
            <w:r>
              <w:rPr>
                <w:rFonts w:cs="Calibri"/>
              </w:rPr>
              <w:t xml:space="preserve"> Velez (TECNALIA)</w:t>
            </w:r>
          </w:p>
        </w:tc>
      </w:tr>
      <w:tr w:rsidR="00D50053" w:rsidRPr="002F0BFA" w:rsidTr="00F06EE6">
        <w:trPr>
          <w:trHeight w:val="560"/>
          <w:jc w:val="center"/>
        </w:trPr>
        <w:tc>
          <w:tcPr>
            <w:tcW w:w="1044" w:type="dxa"/>
            <w:tcBorders>
              <w:left w:val="double" w:sz="4" w:space="0" w:color="auto"/>
            </w:tcBorders>
            <w:vAlign w:val="center"/>
          </w:tcPr>
          <w:p w:rsidR="00D50053" w:rsidRPr="002F0BFA" w:rsidRDefault="008B0D8F" w:rsidP="00F06EE6">
            <w:pPr>
              <w:rPr>
                <w:rFonts w:cs="Calibri"/>
              </w:rPr>
            </w:pPr>
            <w:r w:rsidRPr="002F0BFA">
              <w:rPr>
                <w:rFonts w:cs="Calibri"/>
              </w:rPr>
              <w:t>v</w:t>
            </w:r>
            <w:r w:rsidR="00C77066" w:rsidRPr="002F0BFA">
              <w:rPr>
                <w:rFonts w:cs="Calibri"/>
              </w:rPr>
              <w:t>0.2</w:t>
            </w:r>
          </w:p>
        </w:tc>
        <w:tc>
          <w:tcPr>
            <w:tcW w:w="1441" w:type="dxa"/>
          </w:tcPr>
          <w:p w:rsidR="00D50053" w:rsidRPr="002F0BFA" w:rsidRDefault="00D50053" w:rsidP="00F06EE6">
            <w:pPr>
              <w:rPr>
                <w:rFonts w:cs="Calibri"/>
              </w:rPr>
            </w:pPr>
          </w:p>
        </w:tc>
        <w:tc>
          <w:tcPr>
            <w:tcW w:w="3691" w:type="dxa"/>
          </w:tcPr>
          <w:p w:rsidR="00D50053" w:rsidRPr="002F0BFA" w:rsidRDefault="00D50053" w:rsidP="00F06EE6">
            <w:pPr>
              <w:rPr>
                <w:rFonts w:cs="Calibri"/>
              </w:rPr>
            </w:pPr>
          </w:p>
        </w:tc>
        <w:tc>
          <w:tcPr>
            <w:tcW w:w="2340" w:type="dxa"/>
            <w:tcBorders>
              <w:right w:val="double" w:sz="4" w:space="0" w:color="auto"/>
            </w:tcBorders>
          </w:tcPr>
          <w:p w:rsidR="00D50053" w:rsidRPr="002F0BFA" w:rsidRDefault="00D50053" w:rsidP="00F06EE6">
            <w:pPr>
              <w:rPr>
                <w:rFonts w:cs="Calibri"/>
              </w:rPr>
            </w:pPr>
          </w:p>
        </w:tc>
      </w:tr>
      <w:tr w:rsidR="00D50053" w:rsidRPr="002F0BFA" w:rsidTr="00F06EE6">
        <w:trPr>
          <w:trHeight w:val="560"/>
          <w:jc w:val="center"/>
        </w:trPr>
        <w:tc>
          <w:tcPr>
            <w:tcW w:w="1044" w:type="dxa"/>
            <w:tcBorders>
              <w:left w:val="double" w:sz="4" w:space="0" w:color="auto"/>
            </w:tcBorders>
            <w:vAlign w:val="center"/>
          </w:tcPr>
          <w:p w:rsidR="00D50053" w:rsidRPr="002F0BFA" w:rsidRDefault="008B0D8F" w:rsidP="00F06EE6">
            <w:pPr>
              <w:rPr>
                <w:rFonts w:cs="Calibri"/>
              </w:rPr>
            </w:pPr>
            <w:r w:rsidRPr="002F0BFA">
              <w:rPr>
                <w:rFonts w:cs="Calibri"/>
              </w:rPr>
              <w:t>v</w:t>
            </w:r>
            <w:r w:rsidR="006937C3" w:rsidRPr="002F0BFA">
              <w:rPr>
                <w:rFonts w:cs="Calibri"/>
              </w:rPr>
              <w:t>0.3</w:t>
            </w:r>
          </w:p>
        </w:tc>
        <w:tc>
          <w:tcPr>
            <w:tcW w:w="1441" w:type="dxa"/>
          </w:tcPr>
          <w:p w:rsidR="00D50053" w:rsidRPr="002F0BFA" w:rsidRDefault="00D50053" w:rsidP="00F06EE6">
            <w:pPr>
              <w:rPr>
                <w:rFonts w:cs="Calibri"/>
              </w:rPr>
            </w:pPr>
          </w:p>
        </w:tc>
        <w:tc>
          <w:tcPr>
            <w:tcW w:w="3691" w:type="dxa"/>
          </w:tcPr>
          <w:p w:rsidR="00D50053" w:rsidRPr="002F0BFA" w:rsidRDefault="00D50053" w:rsidP="006937C3">
            <w:pPr>
              <w:rPr>
                <w:rFonts w:cs="Calibri"/>
              </w:rPr>
            </w:pPr>
          </w:p>
        </w:tc>
        <w:tc>
          <w:tcPr>
            <w:tcW w:w="2340" w:type="dxa"/>
            <w:tcBorders>
              <w:right w:val="double" w:sz="4" w:space="0" w:color="auto"/>
            </w:tcBorders>
          </w:tcPr>
          <w:p w:rsidR="00D50053" w:rsidRPr="002F0BFA" w:rsidRDefault="00D50053" w:rsidP="00F06EE6">
            <w:pPr>
              <w:rPr>
                <w:rFonts w:cs="Calibri"/>
              </w:rPr>
            </w:pPr>
          </w:p>
        </w:tc>
      </w:tr>
      <w:tr w:rsidR="00D50053" w:rsidRPr="002F0BFA" w:rsidTr="00F06EE6">
        <w:trPr>
          <w:trHeight w:val="560"/>
          <w:jc w:val="center"/>
        </w:trPr>
        <w:tc>
          <w:tcPr>
            <w:tcW w:w="1044" w:type="dxa"/>
            <w:tcBorders>
              <w:left w:val="double" w:sz="4" w:space="0" w:color="auto"/>
            </w:tcBorders>
            <w:vAlign w:val="center"/>
          </w:tcPr>
          <w:p w:rsidR="00D50053" w:rsidRPr="002F0BFA" w:rsidRDefault="00D50053" w:rsidP="00F06EE6">
            <w:pPr>
              <w:rPr>
                <w:rFonts w:cs="Calibri"/>
              </w:rPr>
            </w:pPr>
          </w:p>
        </w:tc>
        <w:tc>
          <w:tcPr>
            <w:tcW w:w="1441" w:type="dxa"/>
          </w:tcPr>
          <w:p w:rsidR="00D50053" w:rsidRPr="002F0BFA" w:rsidRDefault="00D50053" w:rsidP="00F06EE6">
            <w:pPr>
              <w:rPr>
                <w:rFonts w:cs="Calibri"/>
              </w:rPr>
            </w:pPr>
          </w:p>
        </w:tc>
        <w:tc>
          <w:tcPr>
            <w:tcW w:w="3691" w:type="dxa"/>
          </w:tcPr>
          <w:p w:rsidR="00D50053" w:rsidRPr="002F0BFA" w:rsidRDefault="00D50053" w:rsidP="00416365">
            <w:pPr>
              <w:rPr>
                <w:rFonts w:cs="Calibri"/>
              </w:rPr>
            </w:pPr>
          </w:p>
        </w:tc>
        <w:tc>
          <w:tcPr>
            <w:tcW w:w="2340" w:type="dxa"/>
            <w:tcBorders>
              <w:right w:val="double" w:sz="4" w:space="0" w:color="auto"/>
            </w:tcBorders>
          </w:tcPr>
          <w:p w:rsidR="00D50053" w:rsidRPr="002F0BFA" w:rsidRDefault="00D50053" w:rsidP="0028593C">
            <w:pPr>
              <w:jc w:val="left"/>
              <w:rPr>
                <w:rFonts w:cs="Calibri"/>
              </w:rPr>
            </w:pPr>
          </w:p>
        </w:tc>
      </w:tr>
      <w:tr w:rsidR="00A00810" w:rsidRPr="002F0BFA" w:rsidTr="00F06EE6">
        <w:trPr>
          <w:trHeight w:val="560"/>
          <w:jc w:val="center"/>
        </w:trPr>
        <w:tc>
          <w:tcPr>
            <w:tcW w:w="1044" w:type="dxa"/>
            <w:tcBorders>
              <w:left w:val="double" w:sz="4" w:space="0" w:color="auto"/>
            </w:tcBorders>
            <w:vAlign w:val="center"/>
          </w:tcPr>
          <w:p w:rsidR="00A00810" w:rsidRPr="002F0BFA" w:rsidRDefault="00A00810" w:rsidP="00D10679">
            <w:pPr>
              <w:rPr>
                <w:rFonts w:cs="Calibri"/>
              </w:rPr>
            </w:pPr>
            <w:r w:rsidRPr="002F0BFA">
              <w:rPr>
                <w:rFonts w:cs="Calibri"/>
              </w:rPr>
              <w:t>V1.0</w:t>
            </w:r>
          </w:p>
        </w:tc>
        <w:tc>
          <w:tcPr>
            <w:tcW w:w="1441" w:type="dxa"/>
          </w:tcPr>
          <w:p w:rsidR="00A00810" w:rsidRPr="002F0BFA" w:rsidRDefault="00B91212" w:rsidP="00B91212">
            <w:pPr>
              <w:rPr>
                <w:rFonts w:cs="Calibri"/>
              </w:rPr>
            </w:pPr>
            <w:r w:rsidRPr="00B91212">
              <w:rPr>
                <w:rFonts w:cs="Calibri"/>
                <w:highlight w:val="yellow"/>
              </w:rPr>
              <w:t>XX</w:t>
            </w:r>
            <w:r w:rsidR="00A00810" w:rsidRPr="00B91212">
              <w:rPr>
                <w:rFonts w:cs="Calibri"/>
                <w:highlight w:val="yellow"/>
              </w:rPr>
              <w:t>/09/1</w:t>
            </w:r>
            <w:r w:rsidRPr="00B91212">
              <w:rPr>
                <w:rFonts w:cs="Calibri"/>
                <w:highlight w:val="yellow"/>
              </w:rPr>
              <w:t>4</w:t>
            </w:r>
          </w:p>
        </w:tc>
        <w:tc>
          <w:tcPr>
            <w:tcW w:w="3691" w:type="dxa"/>
          </w:tcPr>
          <w:p w:rsidR="00A00810" w:rsidRPr="002F0BFA" w:rsidRDefault="00A00810" w:rsidP="00D10679">
            <w:pPr>
              <w:rPr>
                <w:rFonts w:cs="Calibri"/>
              </w:rPr>
            </w:pPr>
            <w:r w:rsidRPr="002F0BFA">
              <w:rPr>
                <w:rFonts w:cs="Calibri"/>
              </w:rPr>
              <w:t>Complete version for submission to EC</w:t>
            </w:r>
            <w:r>
              <w:rPr>
                <w:rFonts w:cs="Calibri"/>
              </w:rPr>
              <w:t xml:space="preserve"> (integrating comments from internal review)</w:t>
            </w:r>
          </w:p>
        </w:tc>
        <w:tc>
          <w:tcPr>
            <w:tcW w:w="2340" w:type="dxa"/>
            <w:tcBorders>
              <w:right w:val="double" w:sz="4" w:space="0" w:color="auto"/>
            </w:tcBorders>
          </w:tcPr>
          <w:p w:rsidR="00A00810" w:rsidRPr="002F0BFA" w:rsidRDefault="00A00810" w:rsidP="00D10679">
            <w:pPr>
              <w:rPr>
                <w:rFonts w:cs="Calibri"/>
              </w:rPr>
            </w:pPr>
            <w:r w:rsidRPr="002F0BFA">
              <w:rPr>
                <w:rFonts w:cs="Calibri"/>
              </w:rPr>
              <w:t xml:space="preserve">Hugo </w:t>
            </w:r>
            <w:proofErr w:type="spellStart"/>
            <w:r w:rsidRPr="002F0BFA">
              <w:rPr>
                <w:rFonts w:cs="Calibri"/>
              </w:rPr>
              <w:t>Bruneliere</w:t>
            </w:r>
            <w:proofErr w:type="spellEnd"/>
            <w:r w:rsidRPr="002F0BFA">
              <w:rPr>
                <w:rFonts w:cs="Calibri"/>
              </w:rPr>
              <w:t xml:space="preserve"> (</w:t>
            </w:r>
            <w:proofErr w:type="spellStart"/>
            <w:r w:rsidRPr="002F0BFA">
              <w:rPr>
                <w:rFonts w:cs="Calibri"/>
              </w:rPr>
              <w:t>Inria</w:t>
            </w:r>
            <w:proofErr w:type="spellEnd"/>
            <w:r w:rsidRPr="002F0BFA">
              <w:rPr>
                <w:rFonts w:cs="Calibri"/>
              </w:rPr>
              <w:t>)</w:t>
            </w:r>
          </w:p>
        </w:tc>
      </w:tr>
    </w:tbl>
    <w:p w:rsidR="00D50053" w:rsidRPr="002F0BFA" w:rsidRDefault="00D50053" w:rsidP="00D50053">
      <w:pPr>
        <w:rPr>
          <w:rFonts w:ascii="Verdana" w:hAnsi="Verdana"/>
          <w:sz w:val="20"/>
          <w:szCs w:val="20"/>
        </w:rPr>
      </w:pPr>
      <w:r w:rsidRPr="002F0BFA">
        <w:rPr>
          <w:rFonts w:ascii="Verdana" w:hAnsi="Verdana"/>
          <w:sz w:val="18"/>
        </w:rPr>
        <w:br w:type="page"/>
      </w:r>
    </w:p>
    <w:p w:rsidR="00D50053" w:rsidRDefault="00D50053" w:rsidP="00001E1F"/>
    <w:p w:rsidR="009D1649" w:rsidRPr="002F0BFA" w:rsidRDefault="0014655D" w:rsidP="009D1649">
      <w:pPr>
        <w:pStyle w:val="Titre1"/>
        <w:numPr>
          <w:ilvl w:val="0"/>
          <w:numId w:val="0"/>
        </w:numPr>
        <w:jc w:val="center"/>
        <w:rPr>
          <w:rFonts w:asciiTheme="minorHAnsi" w:hAnsiTheme="minorHAnsi" w:cstheme="minorHAnsi"/>
        </w:rPr>
      </w:pPr>
      <w:bookmarkStart w:id="0" w:name="_Toc397350219"/>
      <w:r>
        <w:rPr>
          <w:noProof/>
          <w:lang w:eastAsia="en-GB"/>
        </w:rPr>
        <w:pict>
          <v:line id="Line 6" o:spid="_x0000_s1038" style="position:absolute;left:0;text-align:left;flip:y;z-index:251677696;visibility:visible" from="0,-.6pt" to="41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" o:allowincell="f" strokeweight="4.5pt">
            <v:stroke linestyle="thinThick"/>
          </v:line>
        </w:pict>
      </w:r>
      <w:r w:rsidR="009D1649" w:rsidRPr="002F0BFA">
        <w:t>Table of Contents</w:t>
      </w:r>
      <w:bookmarkEnd w:id="0"/>
    </w:p>
    <w:p w:rsidR="009D1649" w:rsidRPr="002F0BFA" w:rsidRDefault="0014655D" w:rsidP="00001E1F">
      <w:r>
        <w:rPr>
          <w:rFonts w:asciiTheme="majorHAnsi" w:hAnsiTheme="majorHAnsi" w:cstheme="majorBidi"/>
          <w:noProof/>
          <w:lang w:eastAsia="en-GB"/>
        </w:rPr>
        <w:pict>
          <v:line id="Line 7" o:spid="_x0000_s1039" style="position:absolute;left:0;text-align:left;flip:y;z-index:251678720;visibility:visible" from="0,8.1pt" to="41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" o:allowincell="f" strokeweight="4.5pt">
            <v:stroke linestyle="thinThick"/>
          </v:line>
        </w:pict>
      </w:r>
    </w:p>
    <w:p w:rsidR="001C00C2" w:rsidRDefault="00FB5EB5">
      <w:pPr>
        <w:pStyle w:val="TM1"/>
        <w:tabs>
          <w:tab w:val="right" w:leader="dot" w:pos="8494"/>
        </w:tabs>
        <w:rPr>
          <w:rFonts w:asciiTheme="minorHAnsi" w:eastAsiaTheme="minorEastAsia" w:hAnsiTheme="minorHAnsi" w:cstheme="minorBidi"/>
          <w:noProof/>
          <w:lang w:val="fr-FR" w:eastAsia="fr-FR"/>
        </w:rPr>
      </w:pPr>
      <w:r w:rsidRPr="002F0BFA">
        <w:rPr>
          <w:rFonts w:ascii="Verdana" w:hAnsi="Verdana"/>
          <w:b/>
          <w:bCs/>
          <w:caps/>
          <w:sz w:val="20"/>
          <w:szCs w:val="20"/>
        </w:rPr>
        <w:fldChar w:fldCharType="begin"/>
      </w:r>
      <w:r w:rsidR="00D50053" w:rsidRPr="002F0BFA">
        <w:rPr>
          <w:rFonts w:ascii="Verdana" w:hAnsi="Verdana"/>
          <w:b/>
          <w:bCs/>
          <w:caps/>
          <w:sz w:val="20"/>
          <w:szCs w:val="20"/>
        </w:rPr>
        <w:instrText xml:space="preserve"> TOC \o "1-4" \h \z \u </w:instrText>
      </w:r>
      <w:r w:rsidRPr="002F0BFA">
        <w:rPr>
          <w:rFonts w:ascii="Verdana" w:hAnsi="Verdana"/>
          <w:b/>
          <w:bCs/>
          <w:caps/>
          <w:sz w:val="20"/>
          <w:szCs w:val="20"/>
        </w:rPr>
        <w:fldChar w:fldCharType="separate"/>
      </w:r>
      <w:hyperlink w:anchor="_Toc397350219" w:history="1">
        <w:r w:rsidR="001C00C2" w:rsidRPr="00D9761E">
          <w:rPr>
            <w:rStyle w:val="Lienhypertexte"/>
            <w:noProof/>
          </w:rPr>
          <w:t>Table of Contents</w:t>
        </w:r>
        <w:r w:rsidR="001C00C2">
          <w:rPr>
            <w:noProof/>
            <w:webHidden/>
          </w:rPr>
          <w:tab/>
        </w:r>
        <w:r w:rsidR="001C00C2">
          <w:rPr>
            <w:noProof/>
            <w:webHidden/>
          </w:rPr>
          <w:fldChar w:fldCharType="begin"/>
        </w:r>
        <w:r w:rsidR="001C00C2">
          <w:rPr>
            <w:noProof/>
            <w:webHidden/>
          </w:rPr>
          <w:instrText xml:space="preserve"> PAGEREF _Toc397350219 \h </w:instrText>
        </w:r>
        <w:r w:rsidR="001C00C2">
          <w:rPr>
            <w:noProof/>
            <w:webHidden/>
          </w:rPr>
        </w:r>
        <w:r w:rsidR="001C00C2">
          <w:rPr>
            <w:noProof/>
            <w:webHidden/>
          </w:rPr>
          <w:fldChar w:fldCharType="separate"/>
        </w:r>
        <w:r w:rsidR="001C00C2">
          <w:rPr>
            <w:noProof/>
            <w:webHidden/>
          </w:rPr>
          <w:t>4</w:t>
        </w:r>
        <w:r w:rsidR="001C00C2">
          <w:rPr>
            <w:noProof/>
            <w:webHidden/>
          </w:rPr>
          <w:fldChar w:fldCharType="end"/>
        </w:r>
      </w:hyperlink>
    </w:p>
    <w:p w:rsidR="001C00C2" w:rsidRDefault="001C00C2">
      <w:pPr>
        <w:pStyle w:val="TM1"/>
        <w:tabs>
          <w:tab w:val="right" w:leader="dot" w:pos="8494"/>
        </w:tabs>
        <w:rPr>
          <w:rFonts w:asciiTheme="minorHAnsi" w:eastAsiaTheme="minorEastAsia" w:hAnsiTheme="minorHAnsi" w:cstheme="minorBidi"/>
          <w:noProof/>
          <w:lang w:val="fr-FR" w:eastAsia="fr-FR"/>
        </w:rPr>
      </w:pPr>
      <w:hyperlink w:anchor="_Toc397350220" w:history="1">
        <w:r w:rsidRPr="00D9761E">
          <w:rPr>
            <w:rStyle w:val="Lienhypertexte"/>
            <w:noProof/>
          </w:rPr>
          <w:t>Table of Figures</w:t>
        </w:r>
        <w:r>
          <w:rPr>
            <w:noProof/>
            <w:webHidden/>
          </w:rPr>
          <w:tab/>
        </w:r>
        <w:r>
          <w:rPr>
            <w:noProof/>
            <w:webHidden/>
          </w:rPr>
          <w:fldChar w:fldCharType="begin"/>
        </w:r>
        <w:r>
          <w:rPr>
            <w:noProof/>
            <w:webHidden/>
          </w:rPr>
          <w:instrText xml:space="preserve"> PAGEREF _Toc397350220 \h </w:instrText>
        </w:r>
        <w:r>
          <w:rPr>
            <w:noProof/>
            <w:webHidden/>
          </w:rPr>
        </w:r>
        <w:r>
          <w:rPr>
            <w:noProof/>
            <w:webHidden/>
          </w:rPr>
          <w:fldChar w:fldCharType="separate"/>
        </w:r>
        <w:r>
          <w:rPr>
            <w:noProof/>
            <w:webHidden/>
          </w:rPr>
          <w:t>8</w:t>
        </w:r>
        <w:r>
          <w:rPr>
            <w:noProof/>
            <w:webHidden/>
          </w:rPr>
          <w:fldChar w:fldCharType="end"/>
        </w:r>
      </w:hyperlink>
    </w:p>
    <w:p w:rsidR="001C00C2" w:rsidRDefault="001C00C2">
      <w:pPr>
        <w:pStyle w:val="TM1"/>
        <w:tabs>
          <w:tab w:val="right" w:leader="dot" w:pos="8494"/>
        </w:tabs>
        <w:rPr>
          <w:rFonts w:asciiTheme="minorHAnsi" w:eastAsiaTheme="minorEastAsia" w:hAnsiTheme="minorHAnsi" w:cstheme="minorBidi"/>
          <w:noProof/>
          <w:lang w:val="fr-FR" w:eastAsia="fr-FR"/>
        </w:rPr>
      </w:pPr>
      <w:hyperlink w:anchor="_Toc397350221" w:history="1">
        <w:r w:rsidRPr="00D9761E">
          <w:rPr>
            <w:rStyle w:val="Lienhypertexte"/>
            <w:noProof/>
          </w:rPr>
          <w:t>Table of Tables</w:t>
        </w:r>
        <w:r>
          <w:rPr>
            <w:noProof/>
            <w:webHidden/>
          </w:rPr>
          <w:tab/>
        </w:r>
        <w:r>
          <w:rPr>
            <w:noProof/>
            <w:webHidden/>
          </w:rPr>
          <w:fldChar w:fldCharType="begin"/>
        </w:r>
        <w:r>
          <w:rPr>
            <w:noProof/>
            <w:webHidden/>
          </w:rPr>
          <w:instrText xml:space="preserve"> PAGEREF _Toc397350221 \h </w:instrText>
        </w:r>
        <w:r>
          <w:rPr>
            <w:noProof/>
            <w:webHidden/>
          </w:rPr>
        </w:r>
        <w:r>
          <w:rPr>
            <w:noProof/>
            <w:webHidden/>
          </w:rPr>
          <w:fldChar w:fldCharType="separate"/>
        </w:r>
        <w:r>
          <w:rPr>
            <w:noProof/>
            <w:webHidden/>
          </w:rPr>
          <w:t>8</w:t>
        </w:r>
        <w:r>
          <w:rPr>
            <w:noProof/>
            <w:webHidden/>
          </w:rPr>
          <w:fldChar w:fldCharType="end"/>
        </w:r>
      </w:hyperlink>
    </w:p>
    <w:p w:rsidR="001C00C2" w:rsidRDefault="001C00C2">
      <w:pPr>
        <w:pStyle w:val="TM1"/>
        <w:tabs>
          <w:tab w:val="right" w:leader="dot" w:pos="8494"/>
        </w:tabs>
        <w:rPr>
          <w:rFonts w:asciiTheme="minorHAnsi" w:eastAsiaTheme="minorEastAsia" w:hAnsiTheme="minorHAnsi" w:cstheme="minorBidi"/>
          <w:noProof/>
          <w:lang w:val="fr-FR" w:eastAsia="fr-FR"/>
        </w:rPr>
      </w:pPr>
      <w:hyperlink w:anchor="_Toc397350222" w:history="1">
        <w:r w:rsidRPr="00D9761E">
          <w:rPr>
            <w:rStyle w:val="Lienhypertexte"/>
            <w:noProof/>
          </w:rPr>
          <w:t>Terms and abbreviations</w:t>
        </w:r>
        <w:r>
          <w:rPr>
            <w:noProof/>
            <w:webHidden/>
          </w:rPr>
          <w:tab/>
        </w:r>
        <w:r>
          <w:rPr>
            <w:noProof/>
            <w:webHidden/>
          </w:rPr>
          <w:fldChar w:fldCharType="begin"/>
        </w:r>
        <w:r>
          <w:rPr>
            <w:noProof/>
            <w:webHidden/>
          </w:rPr>
          <w:instrText xml:space="preserve"> PAGEREF _Toc397350222 \h </w:instrText>
        </w:r>
        <w:r>
          <w:rPr>
            <w:noProof/>
            <w:webHidden/>
          </w:rPr>
        </w:r>
        <w:r>
          <w:rPr>
            <w:noProof/>
            <w:webHidden/>
          </w:rPr>
          <w:fldChar w:fldCharType="separate"/>
        </w:r>
        <w:r>
          <w:rPr>
            <w:noProof/>
            <w:webHidden/>
          </w:rPr>
          <w:t>9</w:t>
        </w:r>
        <w:r>
          <w:rPr>
            <w:noProof/>
            <w:webHidden/>
          </w:rPr>
          <w:fldChar w:fldCharType="end"/>
        </w:r>
      </w:hyperlink>
    </w:p>
    <w:p w:rsidR="001C00C2" w:rsidRDefault="001C00C2">
      <w:pPr>
        <w:pStyle w:val="TM1"/>
        <w:tabs>
          <w:tab w:val="right" w:leader="dot" w:pos="8494"/>
        </w:tabs>
        <w:rPr>
          <w:rFonts w:asciiTheme="minorHAnsi" w:eastAsiaTheme="minorEastAsia" w:hAnsiTheme="minorHAnsi" w:cstheme="minorBidi"/>
          <w:noProof/>
          <w:lang w:val="fr-FR" w:eastAsia="fr-FR"/>
        </w:rPr>
      </w:pPr>
      <w:hyperlink w:anchor="_Toc397350223" w:history="1">
        <w:r w:rsidRPr="00D9761E">
          <w:rPr>
            <w:rStyle w:val="Lienhypertexte"/>
            <w:noProof/>
          </w:rPr>
          <w:t>Executive Summary</w:t>
        </w:r>
        <w:r>
          <w:rPr>
            <w:noProof/>
            <w:webHidden/>
          </w:rPr>
          <w:tab/>
        </w:r>
        <w:r>
          <w:rPr>
            <w:noProof/>
            <w:webHidden/>
          </w:rPr>
          <w:fldChar w:fldCharType="begin"/>
        </w:r>
        <w:r>
          <w:rPr>
            <w:noProof/>
            <w:webHidden/>
          </w:rPr>
          <w:instrText xml:space="preserve"> PAGEREF _Toc397350223 \h </w:instrText>
        </w:r>
        <w:r>
          <w:rPr>
            <w:noProof/>
            <w:webHidden/>
          </w:rPr>
        </w:r>
        <w:r>
          <w:rPr>
            <w:noProof/>
            <w:webHidden/>
          </w:rPr>
          <w:fldChar w:fldCharType="separate"/>
        </w:r>
        <w:r>
          <w:rPr>
            <w:noProof/>
            <w:webHidden/>
          </w:rPr>
          <w:t>10</w:t>
        </w:r>
        <w:r>
          <w:rPr>
            <w:noProof/>
            <w:webHidden/>
          </w:rPr>
          <w:fldChar w:fldCharType="end"/>
        </w:r>
      </w:hyperlink>
    </w:p>
    <w:p w:rsidR="001C00C2" w:rsidRDefault="001C00C2">
      <w:pPr>
        <w:pStyle w:val="TM1"/>
        <w:tabs>
          <w:tab w:val="left" w:pos="440"/>
          <w:tab w:val="right" w:leader="dot" w:pos="8494"/>
        </w:tabs>
        <w:rPr>
          <w:rFonts w:asciiTheme="minorHAnsi" w:eastAsiaTheme="minorEastAsia" w:hAnsiTheme="minorHAnsi" w:cstheme="minorBidi"/>
          <w:noProof/>
          <w:lang w:val="fr-FR" w:eastAsia="fr-FR"/>
        </w:rPr>
      </w:pPr>
      <w:hyperlink w:anchor="_Toc397350224" w:history="1">
        <w:r w:rsidRPr="00D9761E">
          <w:rPr>
            <w:rStyle w:val="Lienhypertexte"/>
            <w:noProof/>
          </w:rPr>
          <w:t>1</w:t>
        </w:r>
        <w:r>
          <w:rPr>
            <w:rFonts w:asciiTheme="minorHAnsi" w:eastAsiaTheme="minorEastAsia" w:hAnsiTheme="minorHAnsi" w:cstheme="minorBidi"/>
            <w:noProof/>
            <w:lang w:val="fr-FR" w:eastAsia="fr-FR"/>
          </w:rPr>
          <w:tab/>
        </w:r>
        <w:r w:rsidRPr="00D9761E">
          <w:rPr>
            <w:rStyle w:val="Lienhypertexte"/>
            <w:noProof/>
          </w:rPr>
          <w:t>Introduction</w:t>
        </w:r>
        <w:r>
          <w:rPr>
            <w:noProof/>
            <w:webHidden/>
          </w:rPr>
          <w:tab/>
        </w:r>
        <w:r>
          <w:rPr>
            <w:noProof/>
            <w:webHidden/>
          </w:rPr>
          <w:fldChar w:fldCharType="begin"/>
        </w:r>
        <w:r>
          <w:rPr>
            <w:noProof/>
            <w:webHidden/>
          </w:rPr>
          <w:instrText xml:space="preserve"> PAGEREF _Toc397350224 \h </w:instrText>
        </w:r>
        <w:r>
          <w:rPr>
            <w:noProof/>
            <w:webHidden/>
          </w:rPr>
        </w:r>
        <w:r>
          <w:rPr>
            <w:noProof/>
            <w:webHidden/>
          </w:rPr>
          <w:fldChar w:fldCharType="separate"/>
        </w:r>
        <w:r>
          <w:rPr>
            <w:noProof/>
            <w:webHidden/>
          </w:rPr>
          <w:t>12</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25" w:history="1">
        <w:r w:rsidRPr="00D9761E">
          <w:rPr>
            <w:rStyle w:val="Lienhypertexte"/>
            <w:noProof/>
          </w:rPr>
          <w:t>1.1</w:t>
        </w:r>
        <w:r>
          <w:rPr>
            <w:rFonts w:asciiTheme="minorHAnsi" w:eastAsiaTheme="minorEastAsia" w:hAnsiTheme="minorHAnsi" w:cstheme="minorBidi"/>
            <w:noProof/>
            <w:lang w:val="fr-FR" w:eastAsia="fr-FR"/>
          </w:rPr>
          <w:tab/>
        </w:r>
        <w:r w:rsidRPr="00D9761E">
          <w:rPr>
            <w:rStyle w:val="Lienhypertexte"/>
            <w:noProof/>
          </w:rPr>
          <w:t>About this deliverable</w:t>
        </w:r>
        <w:r>
          <w:rPr>
            <w:noProof/>
            <w:webHidden/>
          </w:rPr>
          <w:tab/>
        </w:r>
        <w:r>
          <w:rPr>
            <w:noProof/>
            <w:webHidden/>
          </w:rPr>
          <w:fldChar w:fldCharType="begin"/>
        </w:r>
        <w:r>
          <w:rPr>
            <w:noProof/>
            <w:webHidden/>
          </w:rPr>
          <w:instrText xml:space="preserve"> PAGEREF _Toc397350225 \h </w:instrText>
        </w:r>
        <w:r>
          <w:rPr>
            <w:noProof/>
            <w:webHidden/>
          </w:rPr>
        </w:r>
        <w:r>
          <w:rPr>
            <w:noProof/>
            <w:webHidden/>
          </w:rPr>
          <w:fldChar w:fldCharType="separate"/>
        </w:r>
        <w:r>
          <w:rPr>
            <w:noProof/>
            <w:webHidden/>
          </w:rPr>
          <w:t>12</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26" w:history="1">
        <w:r w:rsidRPr="00D9761E">
          <w:rPr>
            <w:rStyle w:val="Lienhypertexte"/>
            <w:noProof/>
          </w:rPr>
          <w:t>1.2</w:t>
        </w:r>
        <w:r>
          <w:rPr>
            <w:rFonts w:asciiTheme="minorHAnsi" w:eastAsiaTheme="minorEastAsia" w:hAnsiTheme="minorHAnsi" w:cstheme="minorBidi"/>
            <w:noProof/>
            <w:lang w:val="fr-FR" w:eastAsia="fr-FR"/>
          </w:rPr>
          <w:tab/>
        </w:r>
        <w:r w:rsidRPr="00D9761E">
          <w:rPr>
            <w:rStyle w:val="Lienhypertexte"/>
            <w:noProof/>
          </w:rPr>
          <w:t>Document structure</w:t>
        </w:r>
        <w:r>
          <w:rPr>
            <w:noProof/>
            <w:webHidden/>
          </w:rPr>
          <w:tab/>
        </w:r>
        <w:r>
          <w:rPr>
            <w:noProof/>
            <w:webHidden/>
          </w:rPr>
          <w:fldChar w:fldCharType="begin"/>
        </w:r>
        <w:r>
          <w:rPr>
            <w:noProof/>
            <w:webHidden/>
          </w:rPr>
          <w:instrText xml:space="preserve"> PAGEREF _Toc397350226 \h </w:instrText>
        </w:r>
        <w:r>
          <w:rPr>
            <w:noProof/>
            <w:webHidden/>
          </w:rPr>
        </w:r>
        <w:r>
          <w:rPr>
            <w:noProof/>
            <w:webHidden/>
          </w:rPr>
          <w:fldChar w:fldCharType="separate"/>
        </w:r>
        <w:r>
          <w:rPr>
            <w:noProof/>
            <w:webHidden/>
          </w:rPr>
          <w:t>12</w:t>
        </w:r>
        <w:r>
          <w:rPr>
            <w:noProof/>
            <w:webHidden/>
          </w:rPr>
          <w:fldChar w:fldCharType="end"/>
        </w:r>
      </w:hyperlink>
    </w:p>
    <w:p w:rsidR="001C00C2" w:rsidRDefault="001C00C2">
      <w:pPr>
        <w:pStyle w:val="TM1"/>
        <w:tabs>
          <w:tab w:val="left" w:pos="440"/>
          <w:tab w:val="right" w:leader="dot" w:pos="8494"/>
        </w:tabs>
        <w:rPr>
          <w:rFonts w:asciiTheme="minorHAnsi" w:eastAsiaTheme="minorEastAsia" w:hAnsiTheme="minorHAnsi" w:cstheme="minorBidi"/>
          <w:noProof/>
          <w:lang w:val="fr-FR" w:eastAsia="fr-FR"/>
        </w:rPr>
      </w:pPr>
      <w:hyperlink w:anchor="_Toc397350227" w:history="1">
        <w:r w:rsidRPr="00D9761E">
          <w:rPr>
            <w:rStyle w:val="Lienhypertexte"/>
            <w:noProof/>
          </w:rPr>
          <w:t>2</w:t>
        </w:r>
        <w:r>
          <w:rPr>
            <w:rFonts w:asciiTheme="minorHAnsi" w:eastAsiaTheme="minorEastAsia" w:hAnsiTheme="minorHAnsi" w:cstheme="minorBidi"/>
            <w:noProof/>
            <w:lang w:val="fr-FR" w:eastAsia="fr-FR"/>
          </w:rPr>
          <w:tab/>
        </w:r>
        <w:r w:rsidRPr="00D9761E">
          <w:rPr>
            <w:rStyle w:val="Lienhypertexte"/>
            <w:noProof/>
          </w:rPr>
          <w:t>ARTIST Model Discovery Toolbox: Overview</w:t>
        </w:r>
        <w:r>
          <w:rPr>
            <w:noProof/>
            <w:webHidden/>
          </w:rPr>
          <w:tab/>
        </w:r>
        <w:r>
          <w:rPr>
            <w:noProof/>
            <w:webHidden/>
          </w:rPr>
          <w:fldChar w:fldCharType="begin"/>
        </w:r>
        <w:r>
          <w:rPr>
            <w:noProof/>
            <w:webHidden/>
          </w:rPr>
          <w:instrText xml:space="preserve"> PAGEREF _Toc397350227 \h </w:instrText>
        </w:r>
        <w:r>
          <w:rPr>
            <w:noProof/>
            <w:webHidden/>
          </w:rPr>
        </w:r>
        <w:r>
          <w:rPr>
            <w:noProof/>
            <w:webHidden/>
          </w:rPr>
          <w:fldChar w:fldCharType="separate"/>
        </w:r>
        <w:r>
          <w:rPr>
            <w:noProof/>
            <w:webHidden/>
          </w:rPr>
          <w:t>13</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28" w:history="1">
        <w:r w:rsidRPr="00D9761E">
          <w:rPr>
            <w:rStyle w:val="Lienhypertexte"/>
            <w:noProof/>
          </w:rPr>
          <w:t>2.1</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_Toc397350228 \h </w:instrText>
        </w:r>
        <w:r>
          <w:rPr>
            <w:noProof/>
            <w:webHidden/>
          </w:rPr>
        </w:r>
        <w:r>
          <w:rPr>
            <w:noProof/>
            <w:webHidden/>
          </w:rPr>
          <w:fldChar w:fldCharType="separate"/>
        </w:r>
        <w:r>
          <w:rPr>
            <w:noProof/>
            <w:webHidden/>
          </w:rPr>
          <w:t>13</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29" w:history="1">
        <w:r w:rsidRPr="00D9761E">
          <w:rPr>
            <w:rStyle w:val="Lienhypertexte"/>
            <w:noProof/>
          </w:rPr>
          <w:t>2.2</w:t>
        </w:r>
        <w:r>
          <w:rPr>
            <w:rFonts w:asciiTheme="minorHAnsi" w:eastAsiaTheme="minorEastAsia" w:hAnsiTheme="minorHAnsi" w:cstheme="minorBidi"/>
            <w:noProof/>
            <w:lang w:val="fr-FR" w:eastAsia="fr-FR"/>
          </w:rPr>
          <w:tab/>
        </w:r>
        <w:r w:rsidRPr="00D9761E">
          <w:rPr>
            <w:rStyle w:val="Lienhypertexte"/>
            <w:noProof/>
          </w:rPr>
          <w:t>Fitting into overall ARTIST solution</w:t>
        </w:r>
        <w:r>
          <w:rPr>
            <w:noProof/>
            <w:webHidden/>
          </w:rPr>
          <w:tab/>
        </w:r>
        <w:r>
          <w:rPr>
            <w:noProof/>
            <w:webHidden/>
          </w:rPr>
          <w:fldChar w:fldCharType="begin"/>
        </w:r>
        <w:r>
          <w:rPr>
            <w:noProof/>
            <w:webHidden/>
          </w:rPr>
          <w:instrText xml:space="preserve"> PAGEREF _Toc397350229 \h </w:instrText>
        </w:r>
        <w:r>
          <w:rPr>
            <w:noProof/>
            <w:webHidden/>
          </w:rPr>
        </w:r>
        <w:r>
          <w:rPr>
            <w:noProof/>
            <w:webHidden/>
          </w:rPr>
          <w:fldChar w:fldCharType="separate"/>
        </w:r>
        <w:r>
          <w:rPr>
            <w:noProof/>
            <w:webHidden/>
          </w:rPr>
          <w:t>14</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30" w:history="1">
        <w:r w:rsidRPr="00D9761E">
          <w:rPr>
            <w:rStyle w:val="Lienhypertexte"/>
            <w:noProof/>
          </w:rPr>
          <w:t>2.3</w:t>
        </w:r>
        <w:r>
          <w:rPr>
            <w:rFonts w:asciiTheme="minorHAnsi" w:eastAsiaTheme="minorEastAsia" w:hAnsiTheme="minorHAnsi" w:cstheme="minorBidi"/>
            <w:noProof/>
            <w:lang w:val="fr-FR" w:eastAsia="fr-FR"/>
          </w:rPr>
          <w:tab/>
        </w:r>
        <w:r w:rsidRPr="00D9761E">
          <w:rPr>
            <w:rStyle w:val="Lienhypertexte"/>
            <w:noProof/>
          </w:rPr>
          <w:t>Technical description</w:t>
        </w:r>
        <w:r>
          <w:rPr>
            <w:noProof/>
            <w:webHidden/>
          </w:rPr>
          <w:tab/>
        </w:r>
        <w:r>
          <w:rPr>
            <w:noProof/>
            <w:webHidden/>
          </w:rPr>
          <w:fldChar w:fldCharType="begin"/>
        </w:r>
        <w:r>
          <w:rPr>
            <w:noProof/>
            <w:webHidden/>
          </w:rPr>
          <w:instrText xml:space="preserve"> PAGEREF _Toc397350230 \h </w:instrText>
        </w:r>
        <w:r>
          <w:rPr>
            <w:noProof/>
            <w:webHidden/>
          </w:rPr>
        </w:r>
        <w:r>
          <w:rPr>
            <w:noProof/>
            <w:webHidden/>
          </w:rPr>
          <w:fldChar w:fldCharType="separate"/>
        </w:r>
        <w:r>
          <w:rPr>
            <w:noProof/>
            <w:webHidden/>
          </w:rPr>
          <w:t>15</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31" w:history="1">
        <w:r w:rsidRPr="00D9761E">
          <w:rPr>
            <w:rStyle w:val="Lienhypertexte"/>
            <w:noProof/>
          </w:rPr>
          <w:t>2.4</w:t>
        </w:r>
        <w:r>
          <w:rPr>
            <w:rFonts w:asciiTheme="minorHAnsi" w:eastAsiaTheme="minorEastAsia" w:hAnsiTheme="minorHAnsi" w:cstheme="minorBidi"/>
            <w:noProof/>
            <w:lang w:val="fr-FR" w:eastAsia="fr-FR"/>
          </w:rPr>
          <w:tab/>
        </w:r>
        <w:r w:rsidRPr="00D9761E">
          <w:rPr>
            <w:rStyle w:val="Lienhypertexte"/>
            <w:noProof/>
          </w:rPr>
          <w:t>Toolbox global architecture</w:t>
        </w:r>
        <w:r>
          <w:rPr>
            <w:noProof/>
            <w:webHidden/>
          </w:rPr>
          <w:tab/>
        </w:r>
        <w:r>
          <w:rPr>
            <w:noProof/>
            <w:webHidden/>
          </w:rPr>
          <w:fldChar w:fldCharType="begin"/>
        </w:r>
        <w:r>
          <w:rPr>
            <w:noProof/>
            <w:webHidden/>
          </w:rPr>
          <w:instrText xml:space="preserve"> PAGEREF _Toc397350231 \h </w:instrText>
        </w:r>
        <w:r>
          <w:rPr>
            <w:noProof/>
            <w:webHidden/>
          </w:rPr>
        </w:r>
        <w:r>
          <w:rPr>
            <w:noProof/>
            <w:webHidden/>
          </w:rPr>
          <w:fldChar w:fldCharType="separate"/>
        </w:r>
        <w:r>
          <w:rPr>
            <w:noProof/>
            <w:webHidden/>
          </w:rPr>
          <w:t>17</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32" w:history="1">
        <w:r w:rsidRPr="00D9761E">
          <w:rPr>
            <w:rStyle w:val="Lienhypertexte"/>
            <w:noProof/>
          </w:rPr>
          <w:t>2.5</w:t>
        </w:r>
        <w:r>
          <w:rPr>
            <w:rFonts w:asciiTheme="minorHAnsi" w:eastAsiaTheme="minorEastAsia" w:hAnsiTheme="minorHAnsi" w:cstheme="minorBidi"/>
            <w:noProof/>
            <w:lang w:val="fr-FR" w:eastAsia="fr-FR"/>
          </w:rPr>
          <w:tab/>
        </w:r>
        <w:r w:rsidRPr="00D9761E">
          <w:rPr>
            <w:rStyle w:val="Lienhypertexte"/>
            <w:noProof/>
          </w:rPr>
          <w:t>General Delivery Information</w:t>
        </w:r>
        <w:r>
          <w:rPr>
            <w:noProof/>
            <w:webHidden/>
          </w:rPr>
          <w:tab/>
        </w:r>
        <w:r>
          <w:rPr>
            <w:noProof/>
            <w:webHidden/>
          </w:rPr>
          <w:fldChar w:fldCharType="begin"/>
        </w:r>
        <w:r>
          <w:rPr>
            <w:noProof/>
            <w:webHidden/>
          </w:rPr>
          <w:instrText xml:space="preserve"> PAGEREF _Toc397350232 \h </w:instrText>
        </w:r>
        <w:r>
          <w:rPr>
            <w:noProof/>
            <w:webHidden/>
          </w:rPr>
        </w:r>
        <w:r>
          <w:rPr>
            <w:noProof/>
            <w:webHidden/>
          </w:rPr>
          <w:fldChar w:fldCharType="separate"/>
        </w:r>
        <w:r>
          <w:rPr>
            <w:noProof/>
            <w:webHidden/>
          </w:rPr>
          <w:t>17</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33" w:history="1">
        <w:r w:rsidRPr="00D9761E">
          <w:rPr>
            <w:rStyle w:val="Lienhypertexte"/>
            <w:noProof/>
          </w:rPr>
          <w:t>2.6</w:t>
        </w:r>
        <w:r>
          <w:rPr>
            <w:rFonts w:asciiTheme="minorHAnsi" w:eastAsiaTheme="minorEastAsia" w:hAnsiTheme="minorHAnsi" w:cstheme="minorBidi"/>
            <w:noProof/>
            <w:lang w:val="fr-FR" w:eastAsia="fr-FR"/>
          </w:rPr>
          <w:tab/>
        </w:r>
        <w:r w:rsidRPr="00D9761E">
          <w:rPr>
            <w:rStyle w:val="Lienhypertexte"/>
            <w:noProof/>
          </w:rPr>
          <w:t>General Licensing Information</w:t>
        </w:r>
        <w:r>
          <w:rPr>
            <w:noProof/>
            <w:webHidden/>
          </w:rPr>
          <w:tab/>
        </w:r>
        <w:r>
          <w:rPr>
            <w:noProof/>
            <w:webHidden/>
          </w:rPr>
          <w:fldChar w:fldCharType="begin"/>
        </w:r>
        <w:r>
          <w:rPr>
            <w:noProof/>
            <w:webHidden/>
          </w:rPr>
          <w:instrText xml:space="preserve"> PAGEREF _Toc397350233 \h </w:instrText>
        </w:r>
        <w:r>
          <w:rPr>
            <w:noProof/>
            <w:webHidden/>
          </w:rPr>
        </w:r>
        <w:r>
          <w:rPr>
            <w:noProof/>
            <w:webHidden/>
          </w:rPr>
          <w:fldChar w:fldCharType="separate"/>
        </w:r>
        <w:r>
          <w:rPr>
            <w:noProof/>
            <w:webHidden/>
          </w:rPr>
          <w:t>18</w:t>
        </w:r>
        <w:r>
          <w:rPr>
            <w:noProof/>
            <w:webHidden/>
          </w:rPr>
          <w:fldChar w:fldCharType="end"/>
        </w:r>
      </w:hyperlink>
    </w:p>
    <w:p w:rsidR="001C00C2" w:rsidRDefault="001C00C2">
      <w:pPr>
        <w:pStyle w:val="TM1"/>
        <w:tabs>
          <w:tab w:val="left" w:pos="440"/>
          <w:tab w:val="right" w:leader="dot" w:pos="8494"/>
        </w:tabs>
        <w:rPr>
          <w:rFonts w:asciiTheme="minorHAnsi" w:eastAsiaTheme="minorEastAsia" w:hAnsiTheme="minorHAnsi" w:cstheme="minorBidi"/>
          <w:noProof/>
          <w:lang w:val="fr-FR" w:eastAsia="fr-FR"/>
        </w:rPr>
      </w:pPr>
      <w:hyperlink w:anchor="_Toc397350234" w:history="1">
        <w:r w:rsidRPr="00D9761E">
          <w:rPr>
            <w:rStyle w:val="Lienhypertexte"/>
            <w:noProof/>
          </w:rPr>
          <w:t>3</w:t>
        </w:r>
        <w:r>
          <w:rPr>
            <w:rFonts w:asciiTheme="minorHAnsi" w:eastAsiaTheme="minorEastAsia" w:hAnsiTheme="minorHAnsi" w:cstheme="minorBidi"/>
            <w:noProof/>
            <w:lang w:val="fr-FR" w:eastAsia="fr-FR"/>
          </w:rPr>
          <w:tab/>
        </w:r>
        <w:r w:rsidRPr="00D9761E">
          <w:rPr>
            <w:rStyle w:val="Lienhypertexte"/>
            <w:noProof/>
          </w:rPr>
          <w:t>ARTIST Model Discovery Toolbox: Components Details</w:t>
        </w:r>
        <w:r>
          <w:rPr>
            <w:noProof/>
            <w:webHidden/>
          </w:rPr>
          <w:tab/>
        </w:r>
        <w:r>
          <w:rPr>
            <w:noProof/>
            <w:webHidden/>
          </w:rPr>
          <w:fldChar w:fldCharType="begin"/>
        </w:r>
        <w:r>
          <w:rPr>
            <w:noProof/>
            <w:webHidden/>
          </w:rPr>
          <w:instrText xml:space="preserve"> PAGEREF _Toc397350234 \h </w:instrText>
        </w:r>
        <w:r>
          <w:rPr>
            <w:noProof/>
            <w:webHidden/>
          </w:rPr>
        </w:r>
        <w:r>
          <w:rPr>
            <w:noProof/>
            <w:webHidden/>
          </w:rPr>
          <w:fldChar w:fldCharType="separate"/>
        </w:r>
        <w:r>
          <w:rPr>
            <w:noProof/>
            <w:webHidden/>
          </w:rPr>
          <w:t>19</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35" w:history="1">
        <w:r w:rsidRPr="00D9761E">
          <w:rPr>
            <w:rStyle w:val="Lienhypertexte"/>
            <w:noProof/>
          </w:rPr>
          <w:t>3.1</w:t>
        </w:r>
        <w:r>
          <w:rPr>
            <w:rFonts w:asciiTheme="minorHAnsi" w:eastAsiaTheme="minorEastAsia" w:hAnsiTheme="minorHAnsi" w:cstheme="minorBidi"/>
            <w:noProof/>
            <w:lang w:val="fr-FR" w:eastAsia="fr-FR"/>
          </w:rPr>
          <w:tab/>
        </w:r>
        <w:r w:rsidRPr="00D9761E">
          <w:rPr>
            <w:rStyle w:val="Lienhypertexte"/>
            <w:noProof/>
          </w:rPr>
          <w:t>Java EE Support</w:t>
        </w:r>
        <w:r>
          <w:rPr>
            <w:noProof/>
            <w:webHidden/>
          </w:rPr>
          <w:tab/>
        </w:r>
        <w:r>
          <w:rPr>
            <w:noProof/>
            <w:webHidden/>
          </w:rPr>
          <w:fldChar w:fldCharType="begin"/>
        </w:r>
        <w:r>
          <w:rPr>
            <w:noProof/>
            <w:webHidden/>
          </w:rPr>
          <w:instrText xml:space="preserve"> PAGEREF _Toc397350235 \h </w:instrText>
        </w:r>
        <w:r>
          <w:rPr>
            <w:noProof/>
            <w:webHidden/>
          </w:rPr>
        </w:r>
        <w:r>
          <w:rPr>
            <w:noProof/>
            <w:webHidden/>
          </w:rPr>
          <w:fldChar w:fldCharType="separate"/>
        </w:r>
        <w:r>
          <w:rPr>
            <w:noProof/>
            <w:webHidden/>
          </w:rPr>
          <w:t>19</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36" w:history="1">
        <w:r w:rsidRPr="00D9761E">
          <w:rPr>
            <w:rStyle w:val="Lienhypertexte"/>
            <w:noProof/>
          </w:rPr>
          <w:t>3.1.1</w:t>
        </w:r>
        <w:r>
          <w:rPr>
            <w:rFonts w:asciiTheme="minorHAnsi" w:eastAsiaTheme="minorEastAsia" w:hAnsiTheme="minorHAnsi" w:cstheme="minorBidi"/>
            <w:noProof/>
            <w:lang w:val="fr-FR" w:eastAsia="fr-FR"/>
          </w:rPr>
          <w:tab/>
        </w:r>
        <w:r w:rsidRPr="00D9761E">
          <w:rPr>
            <w:rStyle w:val="Lienhypertexte"/>
            <w:noProof/>
          </w:rPr>
          <w:t>Component “Java Code Model Discoverer from Java source code”</w:t>
        </w:r>
        <w:r>
          <w:rPr>
            <w:noProof/>
            <w:webHidden/>
          </w:rPr>
          <w:tab/>
        </w:r>
        <w:r>
          <w:rPr>
            <w:noProof/>
            <w:webHidden/>
          </w:rPr>
          <w:fldChar w:fldCharType="begin"/>
        </w:r>
        <w:r>
          <w:rPr>
            <w:noProof/>
            <w:webHidden/>
          </w:rPr>
          <w:instrText xml:space="preserve"> PAGEREF _Toc397350236 \h </w:instrText>
        </w:r>
        <w:r>
          <w:rPr>
            <w:noProof/>
            <w:webHidden/>
          </w:rPr>
        </w:r>
        <w:r>
          <w:rPr>
            <w:noProof/>
            <w:webHidden/>
          </w:rPr>
          <w:fldChar w:fldCharType="separate"/>
        </w:r>
        <w:r>
          <w:rPr>
            <w:noProof/>
            <w:webHidden/>
          </w:rPr>
          <w:t>19</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37" w:history="1">
        <w:r w:rsidRPr="00D9761E">
          <w:rPr>
            <w:rStyle w:val="Lienhypertexte"/>
            <w:noProof/>
          </w:rPr>
          <w:t>3.1.2</w:t>
        </w:r>
        <w:r>
          <w:rPr>
            <w:rFonts w:asciiTheme="minorHAnsi" w:eastAsiaTheme="minorEastAsia" w:hAnsiTheme="minorHAnsi" w:cstheme="minorBidi"/>
            <w:noProof/>
            <w:lang w:val="fr-FR" w:eastAsia="fr-FR"/>
          </w:rPr>
          <w:tab/>
        </w:r>
        <w:r w:rsidRPr="00D9761E">
          <w:rPr>
            <w:rStyle w:val="Lienhypertexte"/>
            <w:noProof/>
          </w:rPr>
          <w:t>Component “KDM Code Model Discoverer from Java source code”</w:t>
        </w:r>
        <w:r>
          <w:rPr>
            <w:noProof/>
            <w:webHidden/>
          </w:rPr>
          <w:tab/>
        </w:r>
        <w:r>
          <w:rPr>
            <w:noProof/>
            <w:webHidden/>
          </w:rPr>
          <w:fldChar w:fldCharType="begin"/>
        </w:r>
        <w:r>
          <w:rPr>
            <w:noProof/>
            <w:webHidden/>
          </w:rPr>
          <w:instrText xml:space="preserve"> PAGEREF _Toc397350237 \h </w:instrText>
        </w:r>
        <w:r>
          <w:rPr>
            <w:noProof/>
            <w:webHidden/>
          </w:rPr>
        </w:r>
        <w:r>
          <w:rPr>
            <w:noProof/>
            <w:webHidden/>
          </w:rPr>
          <w:fldChar w:fldCharType="separate"/>
        </w:r>
        <w:r>
          <w:rPr>
            <w:noProof/>
            <w:webHidden/>
          </w:rPr>
          <w:t>20</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38" w:history="1">
        <w:r w:rsidRPr="00D9761E">
          <w:rPr>
            <w:rStyle w:val="Lienhypertexte"/>
            <w:noProof/>
          </w:rPr>
          <w:t>3.1.3</w:t>
        </w:r>
        <w:r>
          <w:rPr>
            <w:rFonts w:asciiTheme="minorHAnsi" w:eastAsiaTheme="minorEastAsia" w:hAnsiTheme="minorHAnsi" w:cstheme="minorBidi"/>
            <w:noProof/>
            <w:lang w:val="fr-FR" w:eastAsia="fr-FR"/>
          </w:rPr>
          <w:tab/>
        </w:r>
        <w:r w:rsidRPr="00D9761E">
          <w:rPr>
            <w:rStyle w:val="Lienhypertexte"/>
            <w:noProof/>
          </w:rPr>
          <w:t>Component “Generic UML Class Diagram Discoverer (structural part of the code) from Java source code – via KDM”</w:t>
        </w:r>
        <w:r>
          <w:rPr>
            <w:noProof/>
            <w:webHidden/>
          </w:rPr>
          <w:tab/>
        </w:r>
        <w:r>
          <w:rPr>
            <w:noProof/>
            <w:webHidden/>
          </w:rPr>
          <w:fldChar w:fldCharType="begin"/>
        </w:r>
        <w:r>
          <w:rPr>
            <w:noProof/>
            <w:webHidden/>
          </w:rPr>
          <w:instrText xml:space="preserve"> PAGEREF _Toc397350238 \h </w:instrText>
        </w:r>
        <w:r>
          <w:rPr>
            <w:noProof/>
            <w:webHidden/>
          </w:rPr>
        </w:r>
        <w:r>
          <w:rPr>
            <w:noProof/>
            <w:webHidden/>
          </w:rPr>
          <w:fldChar w:fldCharType="separate"/>
        </w:r>
        <w:r>
          <w:rPr>
            <w:noProof/>
            <w:webHidden/>
          </w:rPr>
          <w:t>21</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39" w:history="1">
        <w:r w:rsidRPr="00D9761E">
          <w:rPr>
            <w:rStyle w:val="Lienhypertexte"/>
            <w:noProof/>
          </w:rPr>
          <w:t>3.1.4</w:t>
        </w:r>
        <w:r>
          <w:rPr>
            <w:rFonts w:asciiTheme="minorHAnsi" w:eastAsiaTheme="minorEastAsia" w:hAnsiTheme="minorHAnsi" w:cstheme="minorBidi"/>
            <w:noProof/>
            <w:lang w:val="fr-FR" w:eastAsia="fr-FR"/>
          </w:rPr>
          <w:tab/>
        </w:r>
        <w:r w:rsidRPr="00D9761E">
          <w:rPr>
            <w:rStyle w:val="Lienhypertexte"/>
            <w:noProof/>
          </w:rPr>
          <w:t>Component “Generic UML Class Diagram Discoverer (structural part of the code) from Java source code – direct”</w:t>
        </w:r>
        <w:r>
          <w:rPr>
            <w:noProof/>
            <w:webHidden/>
          </w:rPr>
          <w:tab/>
        </w:r>
        <w:r>
          <w:rPr>
            <w:noProof/>
            <w:webHidden/>
          </w:rPr>
          <w:fldChar w:fldCharType="begin"/>
        </w:r>
        <w:r>
          <w:rPr>
            <w:noProof/>
            <w:webHidden/>
          </w:rPr>
          <w:instrText xml:space="preserve"> PAGEREF _Toc397350239 \h </w:instrText>
        </w:r>
        <w:r>
          <w:rPr>
            <w:noProof/>
            <w:webHidden/>
          </w:rPr>
        </w:r>
        <w:r>
          <w:rPr>
            <w:noProof/>
            <w:webHidden/>
          </w:rPr>
          <w:fldChar w:fldCharType="separate"/>
        </w:r>
        <w:r>
          <w:rPr>
            <w:noProof/>
            <w:webHidden/>
          </w:rPr>
          <w:t>22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0" w:history="1">
        <w:r w:rsidRPr="00D9761E">
          <w:rPr>
            <w:rStyle w:val="Lienhypertexte"/>
            <w:noProof/>
          </w:rPr>
          <w:t>3.1.4.1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_Toc397350240 \h </w:instrText>
        </w:r>
        <w:r>
          <w:rPr>
            <w:noProof/>
            <w:webHidden/>
          </w:rPr>
        </w:r>
        <w:r>
          <w:rPr>
            <w:noProof/>
            <w:webHidden/>
          </w:rPr>
          <w:fldChar w:fldCharType="separate"/>
        </w:r>
        <w:r>
          <w:rPr>
            <w:noProof/>
            <w:webHidden/>
          </w:rPr>
          <w:t>22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1" w:history="1">
        <w:r w:rsidRPr="00D9761E">
          <w:rPr>
            <w:rStyle w:val="Lienhypertexte"/>
            <w:noProof/>
          </w:rPr>
          <w:t>3.1.4.2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_Toc397350241 \h </w:instrText>
        </w:r>
        <w:r>
          <w:rPr>
            <w:noProof/>
            <w:webHidden/>
          </w:rPr>
        </w:r>
        <w:r>
          <w:rPr>
            <w:noProof/>
            <w:webHidden/>
          </w:rPr>
          <w:fldChar w:fldCharType="separate"/>
        </w:r>
        <w:r>
          <w:rPr>
            <w:noProof/>
            <w:webHidden/>
          </w:rPr>
          <w:t>22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2" w:history="1">
        <w:r w:rsidRPr="00D9761E">
          <w:rPr>
            <w:rStyle w:val="Lienhypertexte"/>
            <w:noProof/>
          </w:rPr>
          <w:t>3.1.4.3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_Toc397350242 \h </w:instrText>
        </w:r>
        <w:r>
          <w:rPr>
            <w:noProof/>
            <w:webHidden/>
          </w:rPr>
        </w:r>
        <w:r>
          <w:rPr>
            <w:noProof/>
            <w:webHidden/>
          </w:rPr>
          <w:fldChar w:fldCharType="separate"/>
        </w:r>
        <w:r>
          <w:rPr>
            <w:noProof/>
            <w:webHidden/>
          </w:rPr>
          <w:t>23</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3" w:history="1">
        <w:r w:rsidRPr="00D9761E">
          <w:rPr>
            <w:rStyle w:val="Lienhypertexte"/>
            <w:noProof/>
          </w:rPr>
          <w:t>3.1.4.4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_Toc397350243 \h </w:instrText>
        </w:r>
        <w:r>
          <w:rPr>
            <w:noProof/>
            <w:webHidden/>
          </w:rPr>
        </w:r>
        <w:r>
          <w:rPr>
            <w:noProof/>
            <w:webHidden/>
          </w:rPr>
          <w:fldChar w:fldCharType="separate"/>
        </w:r>
        <w:r>
          <w:rPr>
            <w:noProof/>
            <w:webHidden/>
          </w:rPr>
          <w:t>23</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4" w:history="1">
        <w:r w:rsidRPr="00D9761E">
          <w:rPr>
            <w:rStyle w:val="Lienhypertexte"/>
            <w:noProof/>
          </w:rPr>
          <w:t>3.1.4.5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_Toc397350244 \h </w:instrText>
        </w:r>
        <w:r>
          <w:rPr>
            <w:noProof/>
            <w:webHidden/>
          </w:rPr>
        </w:r>
        <w:r>
          <w:rPr>
            <w:noProof/>
            <w:webHidden/>
          </w:rPr>
          <w:fldChar w:fldCharType="separate"/>
        </w:r>
        <w:r>
          <w:rPr>
            <w:noProof/>
            <w:webHidden/>
          </w:rPr>
          <w:t>23</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5" w:history="1">
        <w:r w:rsidRPr="00D9761E">
          <w:rPr>
            <w:rStyle w:val="Lienhypertexte"/>
            <w:noProof/>
          </w:rPr>
          <w:t>3.1.4.6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_Toc397350245 \h </w:instrText>
        </w:r>
        <w:r>
          <w:rPr>
            <w:noProof/>
            <w:webHidden/>
          </w:rPr>
        </w:r>
        <w:r>
          <w:rPr>
            <w:noProof/>
            <w:webHidden/>
          </w:rPr>
          <w:fldChar w:fldCharType="separate"/>
        </w:r>
        <w:r>
          <w:rPr>
            <w:noProof/>
            <w:webHidden/>
          </w:rPr>
          <w:t>24</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46" w:history="1">
        <w:r w:rsidRPr="00D9761E">
          <w:rPr>
            <w:rStyle w:val="Lienhypertexte"/>
            <w:noProof/>
          </w:rPr>
          <w:t>3.1.5</w:t>
        </w:r>
        <w:r>
          <w:rPr>
            <w:rFonts w:asciiTheme="minorHAnsi" w:eastAsiaTheme="minorEastAsia" w:hAnsiTheme="minorHAnsi" w:cstheme="minorBidi"/>
            <w:noProof/>
            <w:lang w:val="fr-FR" w:eastAsia="fr-FR"/>
          </w:rPr>
          <w:tab/>
        </w:r>
        <w:r w:rsidRPr="00D9761E">
          <w:rPr>
            <w:rStyle w:val="Lienhypertexte"/>
            <w:noProof/>
          </w:rPr>
          <w:t>Component “Generic UML Activity Diagram Discoverer (behavioural part of the code) from Java source code – direct”</w:t>
        </w:r>
        <w:r>
          <w:rPr>
            <w:noProof/>
            <w:webHidden/>
          </w:rPr>
          <w:tab/>
        </w:r>
        <w:r>
          <w:rPr>
            <w:noProof/>
            <w:webHidden/>
          </w:rPr>
          <w:fldChar w:fldCharType="begin"/>
        </w:r>
        <w:r>
          <w:rPr>
            <w:noProof/>
            <w:webHidden/>
          </w:rPr>
          <w:instrText xml:space="preserve"> PAGEREF _Toc397350246 \h </w:instrText>
        </w:r>
        <w:r>
          <w:rPr>
            <w:noProof/>
            <w:webHidden/>
          </w:rPr>
        </w:r>
        <w:r>
          <w:rPr>
            <w:noProof/>
            <w:webHidden/>
          </w:rPr>
          <w:fldChar w:fldCharType="separate"/>
        </w:r>
        <w:r>
          <w:rPr>
            <w:noProof/>
            <w:webHidden/>
          </w:rPr>
          <w:t>24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7" w:history="1">
        <w:r w:rsidRPr="00D9761E">
          <w:rPr>
            <w:rStyle w:val="Lienhypertexte"/>
            <w:noProof/>
          </w:rPr>
          <w:t>3.1.5.1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_Toc397350247 \h </w:instrText>
        </w:r>
        <w:r>
          <w:rPr>
            <w:noProof/>
            <w:webHidden/>
          </w:rPr>
        </w:r>
        <w:r>
          <w:rPr>
            <w:noProof/>
            <w:webHidden/>
          </w:rPr>
          <w:fldChar w:fldCharType="separate"/>
        </w:r>
        <w:r>
          <w:rPr>
            <w:noProof/>
            <w:webHidden/>
          </w:rPr>
          <w:t>24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8" w:history="1">
        <w:r w:rsidRPr="00D9761E">
          <w:rPr>
            <w:rStyle w:val="Lienhypertexte"/>
            <w:noProof/>
          </w:rPr>
          <w:t>3.1.5.2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_Toc397350248 \h </w:instrText>
        </w:r>
        <w:r>
          <w:rPr>
            <w:noProof/>
            <w:webHidden/>
          </w:rPr>
        </w:r>
        <w:r>
          <w:rPr>
            <w:noProof/>
            <w:webHidden/>
          </w:rPr>
          <w:fldChar w:fldCharType="separate"/>
        </w:r>
        <w:r>
          <w:rPr>
            <w:noProof/>
            <w:webHidden/>
          </w:rPr>
          <w:t>24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49" w:history="1">
        <w:r w:rsidRPr="00D9761E">
          <w:rPr>
            <w:rStyle w:val="Lienhypertexte"/>
            <w:noProof/>
          </w:rPr>
          <w:t>3.1.5.3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_Toc397350249 \h </w:instrText>
        </w:r>
        <w:r>
          <w:rPr>
            <w:noProof/>
            <w:webHidden/>
          </w:rPr>
        </w:r>
        <w:r>
          <w:rPr>
            <w:noProof/>
            <w:webHidden/>
          </w:rPr>
          <w:fldChar w:fldCharType="separate"/>
        </w:r>
        <w:r>
          <w:rPr>
            <w:noProof/>
            <w:webHidden/>
          </w:rPr>
          <w:t>25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0" w:history="1">
        <w:r w:rsidRPr="00D9761E">
          <w:rPr>
            <w:rStyle w:val="Lienhypertexte"/>
            <w:noProof/>
          </w:rPr>
          <w:t>3.1.5.4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_Toc397350250 \h </w:instrText>
        </w:r>
        <w:r>
          <w:rPr>
            <w:noProof/>
            <w:webHidden/>
          </w:rPr>
        </w:r>
        <w:r>
          <w:rPr>
            <w:noProof/>
            <w:webHidden/>
          </w:rPr>
          <w:fldChar w:fldCharType="separate"/>
        </w:r>
        <w:r>
          <w:rPr>
            <w:noProof/>
            <w:webHidden/>
          </w:rPr>
          <w:t>25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1" w:history="1">
        <w:r w:rsidRPr="00D9761E">
          <w:rPr>
            <w:rStyle w:val="Lienhypertexte"/>
            <w:noProof/>
          </w:rPr>
          <w:t>3.1.5.5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_Toc397350251 \h </w:instrText>
        </w:r>
        <w:r>
          <w:rPr>
            <w:noProof/>
            <w:webHidden/>
          </w:rPr>
        </w:r>
        <w:r>
          <w:rPr>
            <w:noProof/>
            <w:webHidden/>
          </w:rPr>
          <w:fldChar w:fldCharType="separate"/>
        </w:r>
        <w:r>
          <w:rPr>
            <w:noProof/>
            <w:webHidden/>
          </w:rPr>
          <w:t>26</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2" w:history="1">
        <w:r w:rsidRPr="00D9761E">
          <w:rPr>
            <w:rStyle w:val="Lienhypertexte"/>
            <w:noProof/>
          </w:rPr>
          <w:t>3.1.5.6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_Toc397350252 \h </w:instrText>
        </w:r>
        <w:r>
          <w:rPr>
            <w:noProof/>
            <w:webHidden/>
          </w:rPr>
        </w:r>
        <w:r>
          <w:rPr>
            <w:noProof/>
            <w:webHidden/>
          </w:rPr>
          <w:fldChar w:fldCharType="separate"/>
        </w:r>
        <w:r>
          <w:rPr>
            <w:noProof/>
            <w:webHidden/>
          </w:rPr>
          <w:t>26</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53" w:history="1">
        <w:r w:rsidRPr="00D9761E">
          <w:rPr>
            <w:rStyle w:val="Lienhypertexte"/>
            <w:noProof/>
          </w:rPr>
          <w:t>3.1.6</w:t>
        </w:r>
        <w:r>
          <w:rPr>
            <w:rFonts w:asciiTheme="minorHAnsi" w:eastAsiaTheme="minorEastAsia" w:hAnsiTheme="minorHAnsi" w:cstheme="minorBidi"/>
            <w:noProof/>
            <w:lang w:val="fr-FR" w:eastAsia="fr-FR"/>
          </w:rPr>
          <w:tab/>
        </w:r>
        <w:r w:rsidRPr="00D9761E">
          <w:rPr>
            <w:rStyle w:val="Lienhypertexte"/>
            <w:noProof/>
          </w:rPr>
          <w:t>Component “KDM Source Model Discoverer from Java project”</w:t>
        </w:r>
        <w:r>
          <w:rPr>
            <w:noProof/>
            <w:webHidden/>
          </w:rPr>
          <w:tab/>
        </w:r>
        <w:r>
          <w:rPr>
            <w:noProof/>
            <w:webHidden/>
          </w:rPr>
          <w:fldChar w:fldCharType="begin"/>
        </w:r>
        <w:r>
          <w:rPr>
            <w:noProof/>
            <w:webHidden/>
          </w:rPr>
          <w:instrText xml:space="preserve"> PAGEREF _Toc397350253 \h </w:instrText>
        </w:r>
        <w:r>
          <w:rPr>
            <w:noProof/>
            <w:webHidden/>
          </w:rPr>
        </w:r>
        <w:r>
          <w:rPr>
            <w:noProof/>
            <w:webHidden/>
          </w:rPr>
          <w:fldChar w:fldCharType="separate"/>
        </w:r>
        <w:r>
          <w:rPr>
            <w:noProof/>
            <w:webHidden/>
          </w:rPr>
          <w:t>26</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54" w:history="1">
        <w:r w:rsidRPr="00D9761E">
          <w:rPr>
            <w:rStyle w:val="Lienhypertexte"/>
            <w:noProof/>
          </w:rPr>
          <w:t>3.1.7</w:t>
        </w:r>
        <w:r>
          <w:rPr>
            <w:rFonts w:asciiTheme="minorHAnsi" w:eastAsiaTheme="minorEastAsia" w:hAnsiTheme="minorHAnsi" w:cstheme="minorBidi"/>
            <w:noProof/>
            <w:lang w:val="fr-FR" w:eastAsia="fr-FR"/>
          </w:rPr>
          <w:tab/>
        </w:r>
        <w:r w:rsidRPr="00D9761E">
          <w:rPr>
            <w:rStyle w:val="Lienhypertexte"/>
            <w:noProof/>
          </w:rPr>
          <w:t>Component “Generic UML Profile Discoverer from Java API/library”</w:t>
        </w:r>
        <w:r>
          <w:rPr>
            <w:noProof/>
            <w:webHidden/>
          </w:rPr>
          <w:tab/>
        </w:r>
        <w:r>
          <w:rPr>
            <w:noProof/>
            <w:webHidden/>
          </w:rPr>
          <w:fldChar w:fldCharType="begin"/>
        </w:r>
        <w:r>
          <w:rPr>
            <w:noProof/>
            <w:webHidden/>
          </w:rPr>
          <w:instrText xml:space="preserve"> PAGEREF _Toc397350254 \h </w:instrText>
        </w:r>
        <w:r>
          <w:rPr>
            <w:noProof/>
            <w:webHidden/>
          </w:rPr>
        </w:r>
        <w:r>
          <w:rPr>
            <w:noProof/>
            <w:webHidden/>
          </w:rPr>
          <w:fldChar w:fldCharType="separate"/>
        </w:r>
        <w:r>
          <w:rPr>
            <w:noProof/>
            <w:webHidden/>
          </w:rPr>
          <w:t>27</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5" w:history="1">
        <w:r w:rsidRPr="00D9761E">
          <w:rPr>
            <w:rStyle w:val="Lienhypertexte"/>
            <w:noProof/>
          </w:rPr>
          <w:t>3.1.7.1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_Toc397350255 \h </w:instrText>
        </w:r>
        <w:r>
          <w:rPr>
            <w:noProof/>
            <w:webHidden/>
          </w:rPr>
        </w:r>
        <w:r>
          <w:rPr>
            <w:noProof/>
            <w:webHidden/>
          </w:rPr>
          <w:fldChar w:fldCharType="separate"/>
        </w:r>
        <w:r>
          <w:rPr>
            <w:noProof/>
            <w:webHidden/>
          </w:rPr>
          <w:t>27</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6" w:history="1">
        <w:r w:rsidRPr="00D9761E">
          <w:rPr>
            <w:rStyle w:val="Lienhypertexte"/>
            <w:noProof/>
          </w:rPr>
          <w:t>3.1.7.2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_Toc397350256 \h </w:instrText>
        </w:r>
        <w:r>
          <w:rPr>
            <w:noProof/>
            <w:webHidden/>
          </w:rPr>
        </w:r>
        <w:r>
          <w:rPr>
            <w:noProof/>
            <w:webHidden/>
          </w:rPr>
          <w:fldChar w:fldCharType="separate"/>
        </w:r>
        <w:r>
          <w:rPr>
            <w:noProof/>
            <w:webHidden/>
          </w:rPr>
          <w:t>28</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7" w:history="1">
        <w:r w:rsidRPr="00D9761E">
          <w:rPr>
            <w:rStyle w:val="Lienhypertexte"/>
            <w:noProof/>
          </w:rPr>
          <w:t>3.1.7.3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_Toc397350257 \h </w:instrText>
        </w:r>
        <w:r>
          <w:rPr>
            <w:noProof/>
            <w:webHidden/>
          </w:rPr>
        </w:r>
        <w:r>
          <w:rPr>
            <w:noProof/>
            <w:webHidden/>
          </w:rPr>
          <w:fldChar w:fldCharType="separate"/>
        </w:r>
        <w:r>
          <w:rPr>
            <w:noProof/>
            <w:webHidden/>
          </w:rPr>
          <w:t>29</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8" w:history="1">
        <w:r w:rsidRPr="00D9761E">
          <w:rPr>
            <w:rStyle w:val="Lienhypertexte"/>
            <w:noProof/>
          </w:rPr>
          <w:t>3.1.7.4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_Toc397350258 \h </w:instrText>
        </w:r>
        <w:r>
          <w:rPr>
            <w:noProof/>
            <w:webHidden/>
          </w:rPr>
        </w:r>
        <w:r>
          <w:rPr>
            <w:noProof/>
            <w:webHidden/>
          </w:rPr>
          <w:fldChar w:fldCharType="separate"/>
        </w:r>
        <w:r>
          <w:rPr>
            <w:noProof/>
            <w:webHidden/>
          </w:rPr>
          <w:t>29</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59" w:history="1">
        <w:r w:rsidRPr="00D9761E">
          <w:rPr>
            <w:rStyle w:val="Lienhypertexte"/>
            <w:noProof/>
          </w:rPr>
          <w:t>3.1.7.5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_Toc397350259 \h </w:instrText>
        </w:r>
        <w:r>
          <w:rPr>
            <w:noProof/>
            <w:webHidden/>
          </w:rPr>
        </w:r>
        <w:r>
          <w:rPr>
            <w:noProof/>
            <w:webHidden/>
          </w:rPr>
          <w:fldChar w:fldCharType="separate"/>
        </w:r>
        <w:r>
          <w:rPr>
            <w:noProof/>
            <w:webHidden/>
          </w:rPr>
          <w:t>29</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60" w:history="1">
        <w:r w:rsidRPr="00D9761E">
          <w:rPr>
            <w:rStyle w:val="Lienhypertexte"/>
            <w:noProof/>
          </w:rPr>
          <w:t>3.1.7.6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_Toc397350260 \h </w:instrText>
        </w:r>
        <w:r>
          <w:rPr>
            <w:noProof/>
            <w:webHidden/>
          </w:rPr>
        </w:r>
        <w:r>
          <w:rPr>
            <w:noProof/>
            <w:webHidden/>
          </w:rPr>
          <w:fldChar w:fldCharType="separate"/>
        </w:r>
        <w:r>
          <w:rPr>
            <w:noProof/>
            <w:webHidden/>
          </w:rPr>
          <w:t>30</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61" w:history="1">
        <w:r w:rsidRPr="00D9761E">
          <w:rPr>
            <w:rStyle w:val="Lienhypertexte"/>
            <w:noProof/>
          </w:rPr>
          <w:t>3.2</w:t>
        </w:r>
        <w:r>
          <w:rPr>
            <w:rFonts w:asciiTheme="minorHAnsi" w:eastAsiaTheme="minorEastAsia" w:hAnsiTheme="minorHAnsi" w:cstheme="minorBidi"/>
            <w:noProof/>
            <w:lang w:val="fr-FR" w:eastAsia="fr-FR"/>
          </w:rPr>
          <w:tab/>
        </w:r>
        <w:r w:rsidRPr="00D9761E">
          <w:rPr>
            <w:rStyle w:val="Lienhypertexte"/>
            <w:noProof/>
          </w:rPr>
          <w:t>SQL Support</w:t>
        </w:r>
        <w:r>
          <w:rPr>
            <w:noProof/>
            <w:webHidden/>
          </w:rPr>
          <w:tab/>
        </w:r>
        <w:r>
          <w:rPr>
            <w:noProof/>
            <w:webHidden/>
          </w:rPr>
          <w:fldChar w:fldCharType="begin"/>
        </w:r>
        <w:r>
          <w:rPr>
            <w:noProof/>
            <w:webHidden/>
          </w:rPr>
          <w:instrText xml:space="preserve"> PAGEREF _Toc397350261 \h </w:instrText>
        </w:r>
        <w:r>
          <w:rPr>
            <w:noProof/>
            <w:webHidden/>
          </w:rPr>
        </w:r>
        <w:r>
          <w:rPr>
            <w:noProof/>
            <w:webHidden/>
          </w:rPr>
          <w:fldChar w:fldCharType="separate"/>
        </w:r>
        <w:r>
          <w:rPr>
            <w:noProof/>
            <w:webHidden/>
          </w:rPr>
          <w:t>31</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62" w:history="1">
        <w:r w:rsidRPr="00D9761E">
          <w:rPr>
            <w:rStyle w:val="Lienhypertexte"/>
            <w:noProof/>
          </w:rPr>
          <w:t>3.2.1</w:t>
        </w:r>
        <w:r>
          <w:rPr>
            <w:rFonts w:asciiTheme="minorHAnsi" w:eastAsiaTheme="minorEastAsia" w:hAnsiTheme="minorHAnsi" w:cstheme="minorBidi"/>
            <w:noProof/>
            <w:lang w:val="fr-FR" w:eastAsia="fr-FR"/>
          </w:rPr>
          <w:tab/>
        </w:r>
        <w:r w:rsidRPr="00D9761E">
          <w:rPr>
            <w:rStyle w:val="Lienhypertexte"/>
            <w:noProof/>
          </w:rPr>
          <w:t>Component “SQL Model Discoverer from SQL instructions”</w:t>
        </w:r>
        <w:r>
          <w:rPr>
            <w:noProof/>
            <w:webHidden/>
          </w:rPr>
          <w:tab/>
        </w:r>
        <w:r>
          <w:rPr>
            <w:noProof/>
            <w:webHidden/>
          </w:rPr>
          <w:fldChar w:fldCharType="begin"/>
        </w:r>
        <w:r>
          <w:rPr>
            <w:noProof/>
            <w:webHidden/>
          </w:rPr>
          <w:instrText xml:space="preserve"> PAGEREF _Toc397350262 \h </w:instrText>
        </w:r>
        <w:r>
          <w:rPr>
            <w:noProof/>
            <w:webHidden/>
          </w:rPr>
        </w:r>
        <w:r>
          <w:rPr>
            <w:noProof/>
            <w:webHidden/>
          </w:rPr>
          <w:fldChar w:fldCharType="separate"/>
        </w:r>
        <w:r>
          <w:rPr>
            <w:noProof/>
            <w:webHidden/>
          </w:rPr>
          <w:t>31</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63" w:history="1">
        <w:r w:rsidRPr="00D9761E">
          <w:rPr>
            <w:rStyle w:val="Lienhypertexte"/>
            <w:noProof/>
          </w:rPr>
          <w:t>3.2.1.1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_Toc397350263 \h </w:instrText>
        </w:r>
        <w:r>
          <w:rPr>
            <w:noProof/>
            <w:webHidden/>
          </w:rPr>
        </w:r>
        <w:r>
          <w:rPr>
            <w:noProof/>
            <w:webHidden/>
          </w:rPr>
          <w:fldChar w:fldCharType="separate"/>
        </w:r>
        <w:r>
          <w:rPr>
            <w:noProof/>
            <w:webHidden/>
          </w:rPr>
          <w:t>31</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64" w:history="1">
        <w:r w:rsidRPr="00D9761E">
          <w:rPr>
            <w:rStyle w:val="Lienhypertexte"/>
            <w:noProof/>
          </w:rPr>
          <w:t>3.2.1.2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_Toc397350264 \h </w:instrText>
        </w:r>
        <w:r>
          <w:rPr>
            <w:noProof/>
            <w:webHidden/>
          </w:rPr>
        </w:r>
        <w:r>
          <w:rPr>
            <w:noProof/>
            <w:webHidden/>
          </w:rPr>
          <w:fldChar w:fldCharType="separate"/>
        </w:r>
        <w:r>
          <w:rPr>
            <w:noProof/>
            <w:webHidden/>
          </w:rPr>
          <w:t>31</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65" w:history="1">
        <w:r w:rsidRPr="00D9761E">
          <w:rPr>
            <w:rStyle w:val="Lienhypertexte"/>
            <w:noProof/>
          </w:rPr>
          <w:t>3.2.1.3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_Toc397350265 \h </w:instrText>
        </w:r>
        <w:r>
          <w:rPr>
            <w:noProof/>
            <w:webHidden/>
          </w:rPr>
        </w:r>
        <w:r>
          <w:rPr>
            <w:noProof/>
            <w:webHidden/>
          </w:rPr>
          <w:fldChar w:fldCharType="separate"/>
        </w:r>
        <w:r>
          <w:rPr>
            <w:noProof/>
            <w:webHidden/>
          </w:rPr>
          <w:t>31</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66" w:history="1">
        <w:r w:rsidRPr="00D9761E">
          <w:rPr>
            <w:rStyle w:val="Lienhypertexte"/>
            <w:noProof/>
          </w:rPr>
          <w:t>3.2.1.4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_Toc397350266 \h </w:instrText>
        </w:r>
        <w:r>
          <w:rPr>
            <w:noProof/>
            <w:webHidden/>
          </w:rPr>
        </w:r>
        <w:r>
          <w:rPr>
            <w:noProof/>
            <w:webHidden/>
          </w:rPr>
          <w:fldChar w:fldCharType="separate"/>
        </w:r>
        <w:r>
          <w:rPr>
            <w:noProof/>
            <w:webHidden/>
          </w:rPr>
          <w:t>32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67" w:history="1">
        <w:r w:rsidRPr="00D9761E">
          <w:rPr>
            <w:rStyle w:val="Lienhypertexte"/>
            <w:noProof/>
          </w:rPr>
          <w:t>3.2.1.5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_Toc397350267 \h </w:instrText>
        </w:r>
        <w:r>
          <w:rPr>
            <w:noProof/>
            <w:webHidden/>
          </w:rPr>
        </w:r>
        <w:r>
          <w:rPr>
            <w:noProof/>
            <w:webHidden/>
          </w:rPr>
          <w:fldChar w:fldCharType="separate"/>
        </w:r>
        <w:r>
          <w:rPr>
            <w:noProof/>
            <w:webHidden/>
          </w:rPr>
          <w:t>32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68" w:history="1">
        <w:r w:rsidRPr="00D9761E">
          <w:rPr>
            <w:rStyle w:val="Lienhypertexte"/>
            <w:noProof/>
          </w:rPr>
          <w:t>3.2.1.6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_Toc397350268 \h </w:instrText>
        </w:r>
        <w:r>
          <w:rPr>
            <w:noProof/>
            <w:webHidden/>
          </w:rPr>
        </w:r>
        <w:r>
          <w:rPr>
            <w:noProof/>
            <w:webHidden/>
          </w:rPr>
          <w:fldChar w:fldCharType="separate"/>
        </w:r>
        <w:r>
          <w:rPr>
            <w:noProof/>
            <w:webHidden/>
          </w:rPr>
          <w:t>32</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69" w:history="1">
        <w:r w:rsidRPr="00D9761E">
          <w:rPr>
            <w:rStyle w:val="Lienhypertexte"/>
            <w:noProof/>
          </w:rPr>
          <w:t>3.2.2</w:t>
        </w:r>
        <w:r>
          <w:rPr>
            <w:rFonts w:asciiTheme="minorHAnsi" w:eastAsiaTheme="minorEastAsia" w:hAnsiTheme="minorHAnsi" w:cstheme="minorBidi"/>
            <w:noProof/>
            <w:lang w:val="fr-FR" w:eastAsia="fr-FR"/>
          </w:rPr>
          <w:tab/>
        </w:r>
        <w:r w:rsidRPr="00D9761E">
          <w:rPr>
            <w:rStyle w:val="Lienhypertexte"/>
            <w:noProof/>
          </w:rPr>
          <w:t>Component “Generic UML Object Diagram Discoverer from SQL model”</w:t>
        </w:r>
        <w:r>
          <w:rPr>
            <w:noProof/>
            <w:webHidden/>
          </w:rPr>
          <w:tab/>
        </w:r>
        <w:r>
          <w:rPr>
            <w:noProof/>
            <w:webHidden/>
          </w:rPr>
          <w:fldChar w:fldCharType="begin"/>
        </w:r>
        <w:r>
          <w:rPr>
            <w:noProof/>
            <w:webHidden/>
          </w:rPr>
          <w:instrText xml:space="preserve"> PAGEREF _Toc397350269 \h </w:instrText>
        </w:r>
        <w:r>
          <w:rPr>
            <w:noProof/>
            <w:webHidden/>
          </w:rPr>
        </w:r>
        <w:r>
          <w:rPr>
            <w:noProof/>
            <w:webHidden/>
          </w:rPr>
          <w:fldChar w:fldCharType="separate"/>
        </w:r>
        <w:r>
          <w:rPr>
            <w:noProof/>
            <w:webHidden/>
          </w:rPr>
          <w:t>32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0" w:history="1">
        <w:r w:rsidRPr="00D9761E">
          <w:rPr>
            <w:rStyle w:val="Lienhypertexte"/>
            <w:noProof/>
          </w:rPr>
          <w:t>3.2.2.1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_Toc397350270 \h </w:instrText>
        </w:r>
        <w:r>
          <w:rPr>
            <w:noProof/>
            <w:webHidden/>
          </w:rPr>
        </w:r>
        <w:r>
          <w:rPr>
            <w:noProof/>
            <w:webHidden/>
          </w:rPr>
          <w:fldChar w:fldCharType="separate"/>
        </w:r>
        <w:r>
          <w:rPr>
            <w:noProof/>
            <w:webHidden/>
          </w:rPr>
          <w:t>32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1" w:history="1">
        <w:r w:rsidRPr="00D9761E">
          <w:rPr>
            <w:rStyle w:val="Lienhypertexte"/>
            <w:noProof/>
          </w:rPr>
          <w:t>3.2.2.2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_Toc397350271 \h </w:instrText>
        </w:r>
        <w:r>
          <w:rPr>
            <w:noProof/>
            <w:webHidden/>
          </w:rPr>
        </w:r>
        <w:r>
          <w:rPr>
            <w:noProof/>
            <w:webHidden/>
          </w:rPr>
          <w:fldChar w:fldCharType="separate"/>
        </w:r>
        <w:r>
          <w:rPr>
            <w:noProof/>
            <w:webHidden/>
          </w:rPr>
          <w:t>33</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2" w:history="1">
        <w:r w:rsidRPr="00D9761E">
          <w:rPr>
            <w:rStyle w:val="Lienhypertexte"/>
            <w:noProof/>
          </w:rPr>
          <w:t>3.2.2.3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_Toc397350272 \h </w:instrText>
        </w:r>
        <w:r>
          <w:rPr>
            <w:noProof/>
            <w:webHidden/>
          </w:rPr>
        </w:r>
        <w:r>
          <w:rPr>
            <w:noProof/>
            <w:webHidden/>
          </w:rPr>
          <w:fldChar w:fldCharType="separate"/>
        </w:r>
        <w:r>
          <w:rPr>
            <w:noProof/>
            <w:webHidden/>
          </w:rPr>
          <w:t>33</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3" w:history="1">
        <w:r w:rsidRPr="00D9761E">
          <w:rPr>
            <w:rStyle w:val="Lienhypertexte"/>
            <w:noProof/>
          </w:rPr>
          <w:t>3.2.2.4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_Toc397350273 \h </w:instrText>
        </w:r>
        <w:r>
          <w:rPr>
            <w:noProof/>
            <w:webHidden/>
          </w:rPr>
        </w:r>
        <w:r>
          <w:rPr>
            <w:noProof/>
            <w:webHidden/>
          </w:rPr>
          <w:fldChar w:fldCharType="separate"/>
        </w:r>
        <w:r>
          <w:rPr>
            <w:noProof/>
            <w:webHidden/>
          </w:rPr>
          <w:t>34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4" w:history="1">
        <w:r w:rsidRPr="00D9761E">
          <w:rPr>
            <w:rStyle w:val="Lienhypertexte"/>
            <w:noProof/>
          </w:rPr>
          <w:t>3.2.2.5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_Toc397350274 \h </w:instrText>
        </w:r>
        <w:r>
          <w:rPr>
            <w:noProof/>
            <w:webHidden/>
          </w:rPr>
        </w:r>
        <w:r>
          <w:rPr>
            <w:noProof/>
            <w:webHidden/>
          </w:rPr>
          <w:fldChar w:fldCharType="separate"/>
        </w:r>
        <w:r>
          <w:rPr>
            <w:noProof/>
            <w:webHidden/>
          </w:rPr>
          <w:t>34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5" w:history="1">
        <w:r w:rsidRPr="00D9761E">
          <w:rPr>
            <w:rStyle w:val="Lienhypertexte"/>
            <w:noProof/>
          </w:rPr>
          <w:t>3.2.2.6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_Toc397350275 \h </w:instrText>
        </w:r>
        <w:r>
          <w:rPr>
            <w:noProof/>
            <w:webHidden/>
          </w:rPr>
        </w:r>
        <w:r>
          <w:rPr>
            <w:noProof/>
            <w:webHidden/>
          </w:rPr>
          <w:fldChar w:fldCharType="separate"/>
        </w:r>
        <w:r>
          <w:rPr>
            <w:noProof/>
            <w:webHidden/>
          </w:rPr>
          <w:t>35</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276" w:history="1">
        <w:r w:rsidRPr="00D9761E">
          <w:rPr>
            <w:rStyle w:val="Lienhypertexte"/>
            <w:noProof/>
          </w:rPr>
          <w:t>3.3</w:t>
        </w:r>
        <w:r>
          <w:rPr>
            <w:rFonts w:asciiTheme="minorHAnsi" w:eastAsiaTheme="minorEastAsia" w:hAnsiTheme="minorHAnsi" w:cstheme="minorBidi"/>
            <w:noProof/>
            <w:lang w:val="fr-FR" w:eastAsia="fr-FR"/>
          </w:rPr>
          <w:tab/>
        </w:r>
        <w:r w:rsidRPr="00D9761E">
          <w:rPr>
            <w:rStyle w:val="Lienhypertexte"/>
            <w:noProof/>
          </w:rPr>
          <w:t>.NET Support</w:t>
        </w:r>
        <w:r>
          <w:rPr>
            <w:noProof/>
            <w:webHidden/>
          </w:rPr>
          <w:tab/>
        </w:r>
        <w:r>
          <w:rPr>
            <w:noProof/>
            <w:webHidden/>
          </w:rPr>
          <w:fldChar w:fldCharType="begin"/>
        </w:r>
        <w:r>
          <w:rPr>
            <w:noProof/>
            <w:webHidden/>
          </w:rPr>
          <w:instrText xml:space="preserve"> PAGEREF _Toc397350276 \h </w:instrText>
        </w:r>
        <w:r>
          <w:rPr>
            <w:noProof/>
            <w:webHidden/>
          </w:rPr>
        </w:r>
        <w:r>
          <w:rPr>
            <w:noProof/>
            <w:webHidden/>
          </w:rPr>
          <w:fldChar w:fldCharType="separate"/>
        </w:r>
        <w:r>
          <w:rPr>
            <w:noProof/>
            <w:webHidden/>
          </w:rPr>
          <w:t>35</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77" w:history="1">
        <w:r w:rsidRPr="00D9761E">
          <w:rPr>
            <w:rStyle w:val="Lienhypertexte"/>
            <w:noProof/>
          </w:rPr>
          <w:t>3.3.1</w:t>
        </w:r>
        <w:r>
          <w:rPr>
            <w:rFonts w:asciiTheme="minorHAnsi" w:eastAsiaTheme="minorEastAsia" w:hAnsiTheme="minorHAnsi" w:cstheme="minorBidi"/>
            <w:noProof/>
            <w:lang w:val="fr-FR" w:eastAsia="fr-FR"/>
          </w:rPr>
          <w:tab/>
        </w:r>
        <w:r w:rsidRPr="00D9761E">
          <w:rPr>
            <w:rStyle w:val="Lienhypertexte"/>
            <w:noProof/>
          </w:rPr>
          <w:t>Component “Generic UML Class Diagram Discoverer (structural part of the code) from C# source code or assembly – direct”</w:t>
        </w:r>
        <w:r>
          <w:rPr>
            <w:noProof/>
            <w:webHidden/>
          </w:rPr>
          <w:tab/>
        </w:r>
        <w:r>
          <w:rPr>
            <w:noProof/>
            <w:webHidden/>
          </w:rPr>
          <w:fldChar w:fldCharType="begin"/>
        </w:r>
        <w:r>
          <w:rPr>
            <w:noProof/>
            <w:webHidden/>
          </w:rPr>
          <w:instrText xml:space="preserve"> PAGEREF _Toc397350277 \h </w:instrText>
        </w:r>
        <w:r>
          <w:rPr>
            <w:noProof/>
            <w:webHidden/>
          </w:rPr>
        </w:r>
        <w:r>
          <w:rPr>
            <w:noProof/>
            <w:webHidden/>
          </w:rPr>
          <w:fldChar w:fldCharType="separate"/>
        </w:r>
        <w:r>
          <w:rPr>
            <w:noProof/>
            <w:webHidden/>
          </w:rPr>
          <w:t>35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8" w:history="1">
        <w:r w:rsidRPr="00D9761E">
          <w:rPr>
            <w:rStyle w:val="Lienhypertexte"/>
            <w:rFonts w:ascii="Cambria" w:hAnsi="Cambria"/>
            <w:noProof/>
          </w:rPr>
          <w:t>3.3.1.1</w:t>
        </w:r>
        <w:r>
          <w:rPr>
            <w:rFonts w:asciiTheme="minorHAnsi" w:eastAsiaTheme="minorEastAsia" w:hAnsiTheme="minorHAnsi" w:cstheme="minorBidi"/>
            <w:noProof/>
            <w:lang w:val="fr-FR" w:eastAsia="fr-FR"/>
          </w:rPr>
          <w:tab/>
        </w:r>
        <w:r w:rsidRPr="00D9761E">
          <w:rPr>
            <w:rStyle w:val="Lienhypertexte"/>
            <w:rFonts w:ascii="Cambria" w:hAnsi="Cambria"/>
            <w:noProof/>
          </w:rPr>
          <w:t>Overview</w:t>
        </w:r>
        <w:r>
          <w:rPr>
            <w:noProof/>
            <w:webHidden/>
          </w:rPr>
          <w:tab/>
        </w:r>
        <w:r>
          <w:rPr>
            <w:noProof/>
            <w:webHidden/>
          </w:rPr>
          <w:fldChar w:fldCharType="begin"/>
        </w:r>
        <w:r>
          <w:rPr>
            <w:noProof/>
            <w:webHidden/>
          </w:rPr>
          <w:instrText xml:space="preserve"> PAGEREF _Toc397350278 \h </w:instrText>
        </w:r>
        <w:r>
          <w:rPr>
            <w:noProof/>
            <w:webHidden/>
          </w:rPr>
        </w:r>
        <w:r>
          <w:rPr>
            <w:noProof/>
            <w:webHidden/>
          </w:rPr>
          <w:fldChar w:fldCharType="separate"/>
        </w:r>
        <w:r>
          <w:rPr>
            <w:noProof/>
            <w:webHidden/>
          </w:rPr>
          <w:t>35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79" w:history="1">
        <w:r w:rsidRPr="00D9761E">
          <w:rPr>
            <w:rStyle w:val="Lienhypertexte"/>
            <w:rFonts w:ascii="Cambria" w:hAnsi="Cambria"/>
            <w:noProof/>
          </w:rPr>
          <w:t>3.3.1.2</w:t>
        </w:r>
        <w:r>
          <w:rPr>
            <w:rFonts w:asciiTheme="minorHAnsi" w:eastAsiaTheme="minorEastAsia" w:hAnsiTheme="minorHAnsi" w:cstheme="minorBidi"/>
            <w:noProof/>
            <w:lang w:val="fr-FR" w:eastAsia="fr-FR"/>
          </w:rPr>
          <w:tab/>
        </w:r>
        <w:r w:rsidRPr="00D9761E">
          <w:rPr>
            <w:rStyle w:val="Lienhypertexte"/>
            <w:rFonts w:ascii="Cambria" w:hAnsi="Cambria"/>
            <w:noProof/>
          </w:rPr>
          <w:t>Functional description</w:t>
        </w:r>
        <w:r>
          <w:rPr>
            <w:noProof/>
            <w:webHidden/>
          </w:rPr>
          <w:tab/>
        </w:r>
        <w:r>
          <w:rPr>
            <w:noProof/>
            <w:webHidden/>
          </w:rPr>
          <w:fldChar w:fldCharType="begin"/>
        </w:r>
        <w:r>
          <w:rPr>
            <w:noProof/>
            <w:webHidden/>
          </w:rPr>
          <w:instrText xml:space="preserve"> PAGEREF _Toc397350279 \h </w:instrText>
        </w:r>
        <w:r>
          <w:rPr>
            <w:noProof/>
            <w:webHidden/>
          </w:rPr>
        </w:r>
        <w:r>
          <w:rPr>
            <w:noProof/>
            <w:webHidden/>
          </w:rPr>
          <w:fldChar w:fldCharType="separate"/>
        </w:r>
        <w:r>
          <w:rPr>
            <w:noProof/>
            <w:webHidden/>
          </w:rPr>
          <w:t>35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0" w:history="1">
        <w:r w:rsidRPr="00D9761E">
          <w:rPr>
            <w:rStyle w:val="Lienhypertexte"/>
            <w:rFonts w:ascii="Cambria" w:hAnsi="Cambria"/>
            <w:noProof/>
          </w:rPr>
          <w:t>3.3.1.3</w:t>
        </w:r>
        <w:r>
          <w:rPr>
            <w:rFonts w:asciiTheme="minorHAnsi" w:eastAsiaTheme="minorEastAsia" w:hAnsiTheme="minorHAnsi" w:cstheme="minorBidi"/>
            <w:noProof/>
            <w:lang w:val="fr-FR" w:eastAsia="fr-FR"/>
          </w:rPr>
          <w:tab/>
        </w:r>
        <w:r w:rsidRPr="00D9761E">
          <w:rPr>
            <w:rStyle w:val="Lienhypertexte"/>
            <w:rFonts w:ascii="Cambria" w:hAnsi="Cambria"/>
            <w:noProof/>
          </w:rPr>
          <w:t>Technical specifications</w:t>
        </w:r>
        <w:r>
          <w:rPr>
            <w:noProof/>
            <w:webHidden/>
          </w:rPr>
          <w:tab/>
        </w:r>
        <w:r>
          <w:rPr>
            <w:noProof/>
            <w:webHidden/>
          </w:rPr>
          <w:fldChar w:fldCharType="begin"/>
        </w:r>
        <w:r>
          <w:rPr>
            <w:noProof/>
            <w:webHidden/>
          </w:rPr>
          <w:instrText xml:space="preserve"> PAGEREF _Toc397350280 \h </w:instrText>
        </w:r>
        <w:r>
          <w:rPr>
            <w:noProof/>
            <w:webHidden/>
          </w:rPr>
        </w:r>
        <w:r>
          <w:rPr>
            <w:noProof/>
            <w:webHidden/>
          </w:rPr>
          <w:fldChar w:fldCharType="separate"/>
        </w:r>
        <w:r>
          <w:rPr>
            <w:noProof/>
            <w:webHidden/>
          </w:rPr>
          <w:t>36</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1" w:history="1">
        <w:r w:rsidRPr="00D9761E">
          <w:rPr>
            <w:rStyle w:val="Lienhypertexte"/>
            <w:rFonts w:ascii="Cambria" w:hAnsi="Cambria"/>
            <w:noProof/>
          </w:rPr>
          <w:t>3.3.1.4</w:t>
        </w:r>
        <w:r>
          <w:rPr>
            <w:rFonts w:asciiTheme="minorHAnsi" w:eastAsiaTheme="minorEastAsia" w:hAnsiTheme="minorHAnsi" w:cstheme="minorBidi"/>
            <w:noProof/>
            <w:lang w:val="fr-FR" w:eastAsia="fr-FR"/>
          </w:rPr>
          <w:tab/>
        </w:r>
        <w:r w:rsidRPr="00D9761E">
          <w:rPr>
            <w:rStyle w:val="Lienhypertexte"/>
            <w:rFonts w:ascii="Cambria" w:hAnsi="Cambria"/>
            <w:noProof/>
          </w:rPr>
          <w:t>Download and installation instructions</w:t>
        </w:r>
        <w:r>
          <w:rPr>
            <w:noProof/>
            <w:webHidden/>
          </w:rPr>
          <w:tab/>
        </w:r>
        <w:r>
          <w:rPr>
            <w:noProof/>
            <w:webHidden/>
          </w:rPr>
          <w:fldChar w:fldCharType="begin"/>
        </w:r>
        <w:r>
          <w:rPr>
            <w:noProof/>
            <w:webHidden/>
          </w:rPr>
          <w:instrText xml:space="preserve"> PAGEREF _Toc397350281 \h </w:instrText>
        </w:r>
        <w:r>
          <w:rPr>
            <w:noProof/>
            <w:webHidden/>
          </w:rPr>
        </w:r>
        <w:r>
          <w:rPr>
            <w:noProof/>
            <w:webHidden/>
          </w:rPr>
          <w:fldChar w:fldCharType="separate"/>
        </w:r>
        <w:r>
          <w:rPr>
            <w:noProof/>
            <w:webHidden/>
          </w:rPr>
          <w:t>36</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2" w:history="1">
        <w:r w:rsidRPr="00D9761E">
          <w:rPr>
            <w:rStyle w:val="Lienhypertexte"/>
            <w:rFonts w:ascii="Cambria" w:hAnsi="Cambria"/>
            <w:noProof/>
          </w:rPr>
          <w:t>3.3.1.5</w:t>
        </w:r>
        <w:r>
          <w:rPr>
            <w:rFonts w:asciiTheme="minorHAnsi" w:eastAsiaTheme="minorEastAsia" w:hAnsiTheme="minorHAnsi" w:cstheme="minorBidi"/>
            <w:noProof/>
            <w:lang w:val="fr-FR" w:eastAsia="fr-FR"/>
          </w:rPr>
          <w:tab/>
        </w:r>
        <w:r w:rsidRPr="00D9761E">
          <w:rPr>
            <w:rStyle w:val="Lienhypertexte"/>
            <w:rFonts w:ascii="Cambria" w:hAnsi="Cambria"/>
            <w:noProof/>
          </w:rPr>
          <w:t>User Manual</w:t>
        </w:r>
        <w:r>
          <w:rPr>
            <w:noProof/>
            <w:webHidden/>
          </w:rPr>
          <w:tab/>
        </w:r>
        <w:r>
          <w:rPr>
            <w:noProof/>
            <w:webHidden/>
          </w:rPr>
          <w:fldChar w:fldCharType="begin"/>
        </w:r>
        <w:r>
          <w:rPr>
            <w:noProof/>
            <w:webHidden/>
          </w:rPr>
          <w:instrText xml:space="preserve"> PAGEREF _Toc397350282 \h </w:instrText>
        </w:r>
        <w:r>
          <w:rPr>
            <w:noProof/>
            <w:webHidden/>
          </w:rPr>
        </w:r>
        <w:r>
          <w:rPr>
            <w:noProof/>
            <w:webHidden/>
          </w:rPr>
          <w:fldChar w:fldCharType="separate"/>
        </w:r>
        <w:r>
          <w:rPr>
            <w:noProof/>
            <w:webHidden/>
          </w:rPr>
          <w:t>37</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3" w:history="1">
        <w:r w:rsidRPr="00D9761E">
          <w:rPr>
            <w:rStyle w:val="Lienhypertexte"/>
            <w:noProof/>
          </w:rPr>
          <w:t>3.3.1.6</w:t>
        </w:r>
        <w:r>
          <w:rPr>
            <w:rFonts w:asciiTheme="minorHAnsi" w:eastAsiaTheme="minorEastAsia" w:hAnsiTheme="minorHAnsi" w:cstheme="minorBidi"/>
            <w:noProof/>
            <w:lang w:val="fr-FR" w:eastAsia="fr-FR"/>
          </w:rPr>
          <w:tab/>
        </w:r>
        <w:r w:rsidRPr="00D9761E">
          <w:rPr>
            <w:rStyle w:val="Lienhypertexte"/>
            <w:rFonts w:ascii="Cambria" w:hAnsi="Cambria"/>
            <w:noProof/>
          </w:rPr>
          <w:t>Licensing information</w:t>
        </w:r>
        <w:r>
          <w:rPr>
            <w:noProof/>
            <w:webHidden/>
          </w:rPr>
          <w:tab/>
        </w:r>
        <w:r>
          <w:rPr>
            <w:noProof/>
            <w:webHidden/>
          </w:rPr>
          <w:fldChar w:fldCharType="begin"/>
        </w:r>
        <w:r>
          <w:rPr>
            <w:noProof/>
            <w:webHidden/>
          </w:rPr>
          <w:instrText xml:space="preserve"> PAGEREF _Toc397350283 \h </w:instrText>
        </w:r>
        <w:r>
          <w:rPr>
            <w:noProof/>
            <w:webHidden/>
          </w:rPr>
        </w:r>
        <w:r>
          <w:rPr>
            <w:noProof/>
            <w:webHidden/>
          </w:rPr>
          <w:fldChar w:fldCharType="separate"/>
        </w:r>
        <w:r>
          <w:rPr>
            <w:noProof/>
            <w:webHidden/>
          </w:rPr>
          <w:t>37</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84" w:history="1">
        <w:r w:rsidRPr="00D9761E">
          <w:rPr>
            <w:rStyle w:val="Lienhypertexte"/>
            <w:noProof/>
          </w:rPr>
          <w:t>3.3.2</w:t>
        </w:r>
        <w:r>
          <w:rPr>
            <w:rFonts w:asciiTheme="minorHAnsi" w:eastAsiaTheme="minorEastAsia" w:hAnsiTheme="minorHAnsi" w:cstheme="minorBidi"/>
            <w:noProof/>
            <w:lang w:val="fr-FR" w:eastAsia="fr-FR"/>
          </w:rPr>
          <w:tab/>
        </w:r>
        <w:r w:rsidRPr="00D9761E">
          <w:rPr>
            <w:rStyle w:val="Lienhypertexte"/>
            <w:noProof/>
          </w:rPr>
          <w:t>Component “Generic UML Sequence Diagram Discoverer (behavioural part of the code) from C# execution – direct”</w:t>
        </w:r>
        <w:r>
          <w:rPr>
            <w:noProof/>
            <w:webHidden/>
          </w:rPr>
          <w:tab/>
        </w:r>
        <w:r>
          <w:rPr>
            <w:noProof/>
            <w:webHidden/>
          </w:rPr>
          <w:fldChar w:fldCharType="begin"/>
        </w:r>
        <w:r>
          <w:rPr>
            <w:noProof/>
            <w:webHidden/>
          </w:rPr>
          <w:instrText xml:space="preserve"> PAGEREF _Toc397350284 \h </w:instrText>
        </w:r>
        <w:r>
          <w:rPr>
            <w:noProof/>
            <w:webHidden/>
          </w:rPr>
        </w:r>
        <w:r>
          <w:rPr>
            <w:noProof/>
            <w:webHidden/>
          </w:rPr>
          <w:fldChar w:fldCharType="separate"/>
        </w:r>
        <w:r>
          <w:rPr>
            <w:noProof/>
            <w:webHidden/>
          </w:rPr>
          <w:t>37</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5" w:history="1">
        <w:r w:rsidRPr="00D9761E">
          <w:rPr>
            <w:rStyle w:val="Lienhypertexte"/>
            <w:rFonts w:ascii="Cambria" w:hAnsi="Cambria"/>
            <w:noProof/>
          </w:rPr>
          <w:t>3.3.2.1</w:t>
        </w:r>
        <w:r>
          <w:rPr>
            <w:rFonts w:asciiTheme="minorHAnsi" w:eastAsiaTheme="minorEastAsia" w:hAnsiTheme="minorHAnsi" w:cstheme="minorBidi"/>
            <w:noProof/>
            <w:lang w:val="fr-FR" w:eastAsia="fr-FR"/>
          </w:rPr>
          <w:tab/>
        </w:r>
        <w:r w:rsidRPr="00D9761E">
          <w:rPr>
            <w:rStyle w:val="Lienhypertexte"/>
            <w:rFonts w:ascii="Cambria" w:hAnsi="Cambria"/>
            <w:noProof/>
          </w:rPr>
          <w:t>Overview</w:t>
        </w:r>
        <w:r>
          <w:rPr>
            <w:noProof/>
            <w:webHidden/>
          </w:rPr>
          <w:tab/>
        </w:r>
        <w:r>
          <w:rPr>
            <w:noProof/>
            <w:webHidden/>
          </w:rPr>
          <w:fldChar w:fldCharType="begin"/>
        </w:r>
        <w:r>
          <w:rPr>
            <w:noProof/>
            <w:webHidden/>
          </w:rPr>
          <w:instrText xml:space="preserve"> PAGEREF _Toc397350285 \h </w:instrText>
        </w:r>
        <w:r>
          <w:rPr>
            <w:noProof/>
            <w:webHidden/>
          </w:rPr>
        </w:r>
        <w:r>
          <w:rPr>
            <w:noProof/>
            <w:webHidden/>
          </w:rPr>
          <w:fldChar w:fldCharType="separate"/>
        </w:r>
        <w:r>
          <w:rPr>
            <w:noProof/>
            <w:webHidden/>
          </w:rPr>
          <w:t>37</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6" w:history="1">
        <w:r w:rsidRPr="00D9761E">
          <w:rPr>
            <w:rStyle w:val="Lienhypertexte"/>
            <w:rFonts w:ascii="Cambria" w:hAnsi="Cambria"/>
            <w:noProof/>
          </w:rPr>
          <w:t>3.3.2.2</w:t>
        </w:r>
        <w:r>
          <w:rPr>
            <w:rFonts w:asciiTheme="minorHAnsi" w:eastAsiaTheme="minorEastAsia" w:hAnsiTheme="minorHAnsi" w:cstheme="minorBidi"/>
            <w:noProof/>
            <w:lang w:val="fr-FR" w:eastAsia="fr-FR"/>
          </w:rPr>
          <w:tab/>
        </w:r>
        <w:r w:rsidRPr="00D9761E">
          <w:rPr>
            <w:rStyle w:val="Lienhypertexte"/>
            <w:rFonts w:ascii="Cambria" w:hAnsi="Cambria"/>
            <w:noProof/>
          </w:rPr>
          <w:t>Functional description</w:t>
        </w:r>
        <w:r>
          <w:rPr>
            <w:noProof/>
            <w:webHidden/>
          </w:rPr>
          <w:tab/>
        </w:r>
        <w:r>
          <w:rPr>
            <w:noProof/>
            <w:webHidden/>
          </w:rPr>
          <w:fldChar w:fldCharType="begin"/>
        </w:r>
        <w:r>
          <w:rPr>
            <w:noProof/>
            <w:webHidden/>
          </w:rPr>
          <w:instrText xml:space="preserve"> PAGEREF _Toc397350286 \h </w:instrText>
        </w:r>
        <w:r>
          <w:rPr>
            <w:noProof/>
            <w:webHidden/>
          </w:rPr>
        </w:r>
        <w:r>
          <w:rPr>
            <w:noProof/>
            <w:webHidden/>
          </w:rPr>
          <w:fldChar w:fldCharType="separate"/>
        </w:r>
        <w:r>
          <w:rPr>
            <w:noProof/>
            <w:webHidden/>
          </w:rPr>
          <w:t>37</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7" w:history="1">
        <w:r w:rsidRPr="00D9761E">
          <w:rPr>
            <w:rStyle w:val="Lienhypertexte"/>
            <w:rFonts w:ascii="Cambria" w:hAnsi="Cambria"/>
            <w:noProof/>
          </w:rPr>
          <w:t>3.3.2.3</w:t>
        </w:r>
        <w:r>
          <w:rPr>
            <w:rFonts w:asciiTheme="minorHAnsi" w:eastAsiaTheme="minorEastAsia" w:hAnsiTheme="minorHAnsi" w:cstheme="minorBidi"/>
            <w:noProof/>
            <w:lang w:val="fr-FR" w:eastAsia="fr-FR"/>
          </w:rPr>
          <w:tab/>
        </w:r>
        <w:r w:rsidRPr="00D9761E">
          <w:rPr>
            <w:rStyle w:val="Lienhypertexte"/>
            <w:rFonts w:ascii="Cambria" w:hAnsi="Cambria"/>
            <w:noProof/>
          </w:rPr>
          <w:t>Technical specifications</w:t>
        </w:r>
        <w:r>
          <w:rPr>
            <w:noProof/>
            <w:webHidden/>
          </w:rPr>
          <w:tab/>
        </w:r>
        <w:r>
          <w:rPr>
            <w:noProof/>
            <w:webHidden/>
          </w:rPr>
          <w:fldChar w:fldCharType="begin"/>
        </w:r>
        <w:r>
          <w:rPr>
            <w:noProof/>
            <w:webHidden/>
          </w:rPr>
          <w:instrText xml:space="preserve"> PAGEREF _Toc397350287 \h </w:instrText>
        </w:r>
        <w:r>
          <w:rPr>
            <w:noProof/>
            <w:webHidden/>
          </w:rPr>
        </w:r>
        <w:r>
          <w:rPr>
            <w:noProof/>
            <w:webHidden/>
          </w:rPr>
          <w:fldChar w:fldCharType="separate"/>
        </w:r>
        <w:r>
          <w:rPr>
            <w:noProof/>
            <w:webHidden/>
          </w:rPr>
          <w:t>38</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8" w:history="1">
        <w:r w:rsidRPr="00D9761E">
          <w:rPr>
            <w:rStyle w:val="Lienhypertexte"/>
            <w:rFonts w:ascii="Cambria" w:hAnsi="Cambria"/>
            <w:noProof/>
          </w:rPr>
          <w:t>3.3.2.4</w:t>
        </w:r>
        <w:r>
          <w:rPr>
            <w:rFonts w:asciiTheme="minorHAnsi" w:eastAsiaTheme="minorEastAsia" w:hAnsiTheme="minorHAnsi" w:cstheme="minorBidi"/>
            <w:noProof/>
            <w:lang w:val="fr-FR" w:eastAsia="fr-FR"/>
          </w:rPr>
          <w:tab/>
        </w:r>
        <w:r w:rsidRPr="00D9761E">
          <w:rPr>
            <w:rStyle w:val="Lienhypertexte"/>
            <w:rFonts w:ascii="Cambria" w:hAnsi="Cambria"/>
            <w:noProof/>
          </w:rPr>
          <w:t>Download and installation instructions</w:t>
        </w:r>
        <w:r>
          <w:rPr>
            <w:noProof/>
            <w:webHidden/>
          </w:rPr>
          <w:tab/>
        </w:r>
        <w:r>
          <w:rPr>
            <w:noProof/>
            <w:webHidden/>
          </w:rPr>
          <w:fldChar w:fldCharType="begin"/>
        </w:r>
        <w:r>
          <w:rPr>
            <w:noProof/>
            <w:webHidden/>
          </w:rPr>
          <w:instrText xml:space="preserve"> PAGEREF _Toc397350288 \h </w:instrText>
        </w:r>
        <w:r>
          <w:rPr>
            <w:noProof/>
            <w:webHidden/>
          </w:rPr>
        </w:r>
        <w:r>
          <w:rPr>
            <w:noProof/>
            <w:webHidden/>
          </w:rPr>
          <w:fldChar w:fldCharType="separate"/>
        </w:r>
        <w:r>
          <w:rPr>
            <w:noProof/>
            <w:webHidden/>
          </w:rPr>
          <w:t>38</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89" w:history="1">
        <w:r w:rsidRPr="00D9761E">
          <w:rPr>
            <w:rStyle w:val="Lienhypertexte"/>
            <w:rFonts w:ascii="Cambria" w:hAnsi="Cambria"/>
            <w:noProof/>
          </w:rPr>
          <w:t>3.3.2.5</w:t>
        </w:r>
        <w:r>
          <w:rPr>
            <w:rFonts w:asciiTheme="minorHAnsi" w:eastAsiaTheme="minorEastAsia" w:hAnsiTheme="minorHAnsi" w:cstheme="minorBidi"/>
            <w:noProof/>
            <w:lang w:val="fr-FR" w:eastAsia="fr-FR"/>
          </w:rPr>
          <w:tab/>
        </w:r>
        <w:r w:rsidRPr="00D9761E">
          <w:rPr>
            <w:rStyle w:val="Lienhypertexte"/>
            <w:rFonts w:ascii="Cambria" w:hAnsi="Cambria"/>
            <w:noProof/>
          </w:rPr>
          <w:t>User Manual</w:t>
        </w:r>
        <w:r>
          <w:rPr>
            <w:noProof/>
            <w:webHidden/>
          </w:rPr>
          <w:tab/>
        </w:r>
        <w:r>
          <w:rPr>
            <w:noProof/>
            <w:webHidden/>
          </w:rPr>
          <w:fldChar w:fldCharType="begin"/>
        </w:r>
        <w:r>
          <w:rPr>
            <w:noProof/>
            <w:webHidden/>
          </w:rPr>
          <w:instrText xml:space="preserve"> PAGEREF _Toc397350289 \h </w:instrText>
        </w:r>
        <w:r>
          <w:rPr>
            <w:noProof/>
            <w:webHidden/>
          </w:rPr>
        </w:r>
        <w:r>
          <w:rPr>
            <w:noProof/>
            <w:webHidden/>
          </w:rPr>
          <w:fldChar w:fldCharType="separate"/>
        </w:r>
        <w:r>
          <w:rPr>
            <w:noProof/>
            <w:webHidden/>
          </w:rPr>
          <w:t>39</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0" w:history="1">
        <w:r w:rsidRPr="00D9761E">
          <w:rPr>
            <w:rStyle w:val="Lienhypertexte"/>
            <w:noProof/>
          </w:rPr>
          <w:t>3.3.2.6</w:t>
        </w:r>
        <w:r>
          <w:rPr>
            <w:rFonts w:asciiTheme="minorHAnsi" w:eastAsiaTheme="minorEastAsia" w:hAnsiTheme="minorHAnsi" w:cstheme="minorBidi"/>
            <w:noProof/>
            <w:lang w:val="fr-FR" w:eastAsia="fr-FR"/>
          </w:rPr>
          <w:tab/>
        </w:r>
        <w:r w:rsidRPr="00D9761E">
          <w:rPr>
            <w:rStyle w:val="Lienhypertexte"/>
            <w:rFonts w:ascii="Cambria" w:hAnsi="Cambria"/>
            <w:noProof/>
          </w:rPr>
          <w:t>Licensing information</w:t>
        </w:r>
        <w:r>
          <w:rPr>
            <w:noProof/>
            <w:webHidden/>
          </w:rPr>
          <w:tab/>
        </w:r>
        <w:r>
          <w:rPr>
            <w:noProof/>
            <w:webHidden/>
          </w:rPr>
          <w:fldChar w:fldCharType="begin"/>
        </w:r>
        <w:r>
          <w:rPr>
            <w:noProof/>
            <w:webHidden/>
          </w:rPr>
          <w:instrText xml:space="preserve"> PAGEREF _Toc397350290 \h </w:instrText>
        </w:r>
        <w:r>
          <w:rPr>
            <w:noProof/>
            <w:webHidden/>
          </w:rPr>
        </w:r>
        <w:r>
          <w:rPr>
            <w:noProof/>
            <w:webHidden/>
          </w:rPr>
          <w:fldChar w:fldCharType="separate"/>
        </w:r>
        <w:r>
          <w:rPr>
            <w:noProof/>
            <w:webHidden/>
          </w:rPr>
          <w:t>39</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91" w:history="1">
        <w:r w:rsidRPr="00D9761E">
          <w:rPr>
            <w:rStyle w:val="Lienhypertexte"/>
            <w:noProof/>
          </w:rPr>
          <w:t>3.3.3</w:t>
        </w:r>
        <w:r>
          <w:rPr>
            <w:rFonts w:asciiTheme="minorHAnsi" w:eastAsiaTheme="minorEastAsia" w:hAnsiTheme="minorHAnsi" w:cstheme="minorBidi"/>
            <w:noProof/>
            <w:lang w:val="fr-FR" w:eastAsia="fr-FR"/>
          </w:rPr>
          <w:tab/>
        </w:r>
        <w:r w:rsidRPr="00D9761E">
          <w:rPr>
            <w:rStyle w:val="Lienhypertexte"/>
            <w:noProof/>
          </w:rPr>
          <w:t>Component “Generic UML Class Diagram Discoverer from Microsoft library”</w:t>
        </w:r>
        <w:r>
          <w:rPr>
            <w:noProof/>
            <w:webHidden/>
          </w:rPr>
          <w:tab/>
        </w:r>
        <w:r>
          <w:rPr>
            <w:noProof/>
            <w:webHidden/>
          </w:rPr>
          <w:fldChar w:fldCharType="begin"/>
        </w:r>
        <w:r>
          <w:rPr>
            <w:noProof/>
            <w:webHidden/>
          </w:rPr>
          <w:instrText xml:space="preserve"> PAGEREF _Toc397350291 \h </w:instrText>
        </w:r>
        <w:r>
          <w:rPr>
            <w:noProof/>
            <w:webHidden/>
          </w:rPr>
        </w:r>
        <w:r>
          <w:rPr>
            <w:noProof/>
            <w:webHidden/>
          </w:rPr>
          <w:fldChar w:fldCharType="separate"/>
        </w:r>
        <w:r>
          <w:rPr>
            <w:noProof/>
            <w:webHidden/>
          </w:rPr>
          <w:t>39</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2" w:history="1">
        <w:r w:rsidRPr="00D9761E">
          <w:rPr>
            <w:rStyle w:val="Lienhypertexte"/>
            <w:rFonts w:ascii="Cambria" w:hAnsi="Cambria"/>
            <w:noProof/>
          </w:rPr>
          <w:t>3.3.3.1</w:t>
        </w:r>
        <w:r>
          <w:rPr>
            <w:rFonts w:asciiTheme="minorHAnsi" w:eastAsiaTheme="minorEastAsia" w:hAnsiTheme="minorHAnsi" w:cstheme="minorBidi"/>
            <w:noProof/>
            <w:lang w:val="fr-FR" w:eastAsia="fr-FR"/>
          </w:rPr>
          <w:tab/>
        </w:r>
        <w:r w:rsidRPr="00D9761E">
          <w:rPr>
            <w:rStyle w:val="Lienhypertexte"/>
            <w:rFonts w:ascii="Cambria" w:hAnsi="Cambria"/>
            <w:noProof/>
          </w:rPr>
          <w:t>Overview</w:t>
        </w:r>
        <w:r>
          <w:rPr>
            <w:noProof/>
            <w:webHidden/>
          </w:rPr>
          <w:tab/>
        </w:r>
        <w:r>
          <w:rPr>
            <w:noProof/>
            <w:webHidden/>
          </w:rPr>
          <w:fldChar w:fldCharType="begin"/>
        </w:r>
        <w:r>
          <w:rPr>
            <w:noProof/>
            <w:webHidden/>
          </w:rPr>
          <w:instrText xml:space="preserve"> PAGEREF _Toc397350292 \h </w:instrText>
        </w:r>
        <w:r>
          <w:rPr>
            <w:noProof/>
            <w:webHidden/>
          </w:rPr>
        </w:r>
        <w:r>
          <w:rPr>
            <w:noProof/>
            <w:webHidden/>
          </w:rPr>
          <w:fldChar w:fldCharType="separate"/>
        </w:r>
        <w:r>
          <w:rPr>
            <w:noProof/>
            <w:webHidden/>
          </w:rPr>
          <w:t>39</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3" w:history="1">
        <w:r w:rsidRPr="00D9761E">
          <w:rPr>
            <w:rStyle w:val="Lienhypertexte"/>
            <w:rFonts w:ascii="Cambria" w:hAnsi="Cambria"/>
            <w:noProof/>
          </w:rPr>
          <w:t>3.3.3.2</w:t>
        </w:r>
        <w:r>
          <w:rPr>
            <w:rFonts w:asciiTheme="minorHAnsi" w:eastAsiaTheme="minorEastAsia" w:hAnsiTheme="minorHAnsi" w:cstheme="minorBidi"/>
            <w:noProof/>
            <w:lang w:val="fr-FR" w:eastAsia="fr-FR"/>
          </w:rPr>
          <w:tab/>
        </w:r>
        <w:r w:rsidRPr="00D9761E">
          <w:rPr>
            <w:rStyle w:val="Lienhypertexte"/>
            <w:rFonts w:ascii="Cambria" w:hAnsi="Cambria"/>
            <w:noProof/>
          </w:rPr>
          <w:t>Functional description</w:t>
        </w:r>
        <w:r>
          <w:rPr>
            <w:noProof/>
            <w:webHidden/>
          </w:rPr>
          <w:tab/>
        </w:r>
        <w:r>
          <w:rPr>
            <w:noProof/>
            <w:webHidden/>
          </w:rPr>
          <w:fldChar w:fldCharType="begin"/>
        </w:r>
        <w:r>
          <w:rPr>
            <w:noProof/>
            <w:webHidden/>
          </w:rPr>
          <w:instrText xml:space="preserve"> PAGEREF _Toc397350293 \h </w:instrText>
        </w:r>
        <w:r>
          <w:rPr>
            <w:noProof/>
            <w:webHidden/>
          </w:rPr>
        </w:r>
        <w:r>
          <w:rPr>
            <w:noProof/>
            <w:webHidden/>
          </w:rPr>
          <w:fldChar w:fldCharType="separate"/>
        </w:r>
        <w:r>
          <w:rPr>
            <w:noProof/>
            <w:webHidden/>
          </w:rPr>
          <w:t>40</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4" w:history="1">
        <w:r w:rsidRPr="00D9761E">
          <w:rPr>
            <w:rStyle w:val="Lienhypertexte"/>
            <w:rFonts w:ascii="Cambria" w:hAnsi="Cambria"/>
            <w:noProof/>
          </w:rPr>
          <w:t>3.3.3.3</w:t>
        </w:r>
        <w:r>
          <w:rPr>
            <w:rFonts w:asciiTheme="minorHAnsi" w:eastAsiaTheme="minorEastAsia" w:hAnsiTheme="minorHAnsi" w:cstheme="minorBidi"/>
            <w:noProof/>
            <w:lang w:val="fr-FR" w:eastAsia="fr-FR"/>
          </w:rPr>
          <w:tab/>
        </w:r>
        <w:r w:rsidRPr="00D9761E">
          <w:rPr>
            <w:rStyle w:val="Lienhypertexte"/>
            <w:rFonts w:ascii="Cambria" w:hAnsi="Cambria"/>
            <w:noProof/>
          </w:rPr>
          <w:t>Technical specifications</w:t>
        </w:r>
        <w:r>
          <w:rPr>
            <w:noProof/>
            <w:webHidden/>
          </w:rPr>
          <w:tab/>
        </w:r>
        <w:r>
          <w:rPr>
            <w:noProof/>
            <w:webHidden/>
          </w:rPr>
          <w:fldChar w:fldCharType="begin"/>
        </w:r>
        <w:r>
          <w:rPr>
            <w:noProof/>
            <w:webHidden/>
          </w:rPr>
          <w:instrText xml:space="preserve"> PAGEREF _Toc397350294 \h </w:instrText>
        </w:r>
        <w:r>
          <w:rPr>
            <w:noProof/>
            <w:webHidden/>
          </w:rPr>
        </w:r>
        <w:r>
          <w:rPr>
            <w:noProof/>
            <w:webHidden/>
          </w:rPr>
          <w:fldChar w:fldCharType="separate"/>
        </w:r>
        <w:r>
          <w:rPr>
            <w:noProof/>
            <w:webHidden/>
          </w:rPr>
          <w:t>40</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5" w:history="1">
        <w:r w:rsidRPr="00D9761E">
          <w:rPr>
            <w:rStyle w:val="Lienhypertexte"/>
            <w:rFonts w:ascii="Cambria" w:hAnsi="Cambria"/>
            <w:noProof/>
          </w:rPr>
          <w:t>3.3.3.4</w:t>
        </w:r>
        <w:r>
          <w:rPr>
            <w:rFonts w:asciiTheme="minorHAnsi" w:eastAsiaTheme="minorEastAsia" w:hAnsiTheme="minorHAnsi" w:cstheme="minorBidi"/>
            <w:noProof/>
            <w:lang w:val="fr-FR" w:eastAsia="fr-FR"/>
          </w:rPr>
          <w:tab/>
        </w:r>
        <w:r w:rsidRPr="00D9761E">
          <w:rPr>
            <w:rStyle w:val="Lienhypertexte"/>
            <w:rFonts w:ascii="Cambria" w:hAnsi="Cambria"/>
            <w:noProof/>
          </w:rPr>
          <w:t>Download and installation instructions</w:t>
        </w:r>
        <w:r>
          <w:rPr>
            <w:noProof/>
            <w:webHidden/>
          </w:rPr>
          <w:tab/>
        </w:r>
        <w:r>
          <w:rPr>
            <w:noProof/>
            <w:webHidden/>
          </w:rPr>
          <w:fldChar w:fldCharType="begin"/>
        </w:r>
        <w:r>
          <w:rPr>
            <w:noProof/>
            <w:webHidden/>
          </w:rPr>
          <w:instrText xml:space="preserve"> PAGEREF _Toc397350295 \h </w:instrText>
        </w:r>
        <w:r>
          <w:rPr>
            <w:noProof/>
            <w:webHidden/>
          </w:rPr>
        </w:r>
        <w:r>
          <w:rPr>
            <w:noProof/>
            <w:webHidden/>
          </w:rPr>
          <w:fldChar w:fldCharType="separate"/>
        </w:r>
        <w:r>
          <w:rPr>
            <w:noProof/>
            <w:webHidden/>
          </w:rPr>
          <w:t>40</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6" w:history="1">
        <w:r w:rsidRPr="00D9761E">
          <w:rPr>
            <w:rStyle w:val="Lienhypertexte"/>
            <w:rFonts w:ascii="Cambria" w:hAnsi="Cambria"/>
            <w:noProof/>
          </w:rPr>
          <w:t>3.3.3.5</w:t>
        </w:r>
        <w:r>
          <w:rPr>
            <w:rFonts w:asciiTheme="minorHAnsi" w:eastAsiaTheme="minorEastAsia" w:hAnsiTheme="minorHAnsi" w:cstheme="minorBidi"/>
            <w:noProof/>
            <w:lang w:val="fr-FR" w:eastAsia="fr-FR"/>
          </w:rPr>
          <w:tab/>
        </w:r>
        <w:r w:rsidRPr="00D9761E">
          <w:rPr>
            <w:rStyle w:val="Lienhypertexte"/>
            <w:rFonts w:ascii="Cambria" w:hAnsi="Cambria"/>
            <w:noProof/>
          </w:rPr>
          <w:t>User Manual</w:t>
        </w:r>
        <w:r>
          <w:rPr>
            <w:noProof/>
            <w:webHidden/>
          </w:rPr>
          <w:tab/>
        </w:r>
        <w:r>
          <w:rPr>
            <w:noProof/>
            <w:webHidden/>
          </w:rPr>
          <w:fldChar w:fldCharType="begin"/>
        </w:r>
        <w:r>
          <w:rPr>
            <w:noProof/>
            <w:webHidden/>
          </w:rPr>
          <w:instrText xml:space="preserve"> PAGEREF _Toc397350296 \h </w:instrText>
        </w:r>
        <w:r>
          <w:rPr>
            <w:noProof/>
            <w:webHidden/>
          </w:rPr>
        </w:r>
        <w:r>
          <w:rPr>
            <w:noProof/>
            <w:webHidden/>
          </w:rPr>
          <w:fldChar w:fldCharType="separate"/>
        </w:r>
        <w:r>
          <w:rPr>
            <w:noProof/>
            <w:webHidden/>
          </w:rPr>
          <w:t>40</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7" w:history="1">
        <w:r w:rsidRPr="00D9761E">
          <w:rPr>
            <w:rStyle w:val="Lienhypertexte"/>
            <w:noProof/>
          </w:rPr>
          <w:t>3.3.3.6</w:t>
        </w:r>
        <w:r>
          <w:rPr>
            <w:rFonts w:asciiTheme="minorHAnsi" w:eastAsiaTheme="minorEastAsia" w:hAnsiTheme="minorHAnsi" w:cstheme="minorBidi"/>
            <w:noProof/>
            <w:lang w:val="fr-FR" w:eastAsia="fr-FR"/>
          </w:rPr>
          <w:tab/>
        </w:r>
        <w:r w:rsidRPr="00D9761E">
          <w:rPr>
            <w:rStyle w:val="Lienhypertexte"/>
            <w:rFonts w:ascii="Cambria" w:hAnsi="Cambria"/>
            <w:noProof/>
          </w:rPr>
          <w:t>Licensing information</w:t>
        </w:r>
        <w:r>
          <w:rPr>
            <w:noProof/>
            <w:webHidden/>
          </w:rPr>
          <w:tab/>
        </w:r>
        <w:r>
          <w:rPr>
            <w:noProof/>
            <w:webHidden/>
          </w:rPr>
          <w:fldChar w:fldCharType="begin"/>
        </w:r>
        <w:r>
          <w:rPr>
            <w:noProof/>
            <w:webHidden/>
          </w:rPr>
          <w:instrText xml:space="preserve"> PAGEREF _Toc397350297 \h </w:instrText>
        </w:r>
        <w:r>
          <w:rPr>
            <w:noProof/>
            <w:webHidden/>
          </w:rPr>
        </w:r>
        <w:r>
          <w:rPr>
            <w:noProof/>
            <w:webHidden/>
          </w:rPr>
          <w:fldChar w:fldCharType="separate"/>
        </w:r>
        <w:r>
          <w:rPr>
            <w:noProof/>
            <w:webHidden/>
          </w:rPr>
          <w:t>41</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298" w:history="1">
        <w:r w:rsidRPr="00D9761E">
          <w:rPr>
            <w:rStyle w:val="Lienhypertexte"/>
            <w:noProof/>
          </w:rPr>
          <w:t>3.3.4</w:t>
        </w:r>
        <w:r>
          <w:rPr>
            <w:rFonts w:asciiTheme="minorHAnsi" w:eastAsiaTheme="minorEastAsia" w:hAnsiTheme="minorHAnsi" w:cstheme="minorBidi"/>
            <w:noProof/>
            <w:lang w:val="fr-FR" w:eastAsia="fr-FR"/>
          </w:rPr>
          <w:tab/>
        </w:r>
        <w:r w:rsidRPr="00D9761E">
          <w:rPr>
            <w:rStyle w:val="Lienhypertexte"/>
            <w:noProof/>
          </w:rPr>
          <w:t>Component “SharePoint Data Model Discoverer from SharePoint database”</w:t>
        </w:r>
        <w:r>
          <w:rPr>
            <w:noProof/>
            <w:webHidden/>
          </w:rPr>
          <w:tab/>
        </w:r>
        <w:r>
          <w:rPr>
            <w:noProof/>
            <w:webHidden/>
          </w:rPr>
          <w:fldChar w:fldCharType="begin"/>
        </w:r>
        <w:r>
          <w:rPr>
            <w:noProof/>
            <w:webHidden/>
          </w:rPr>
          <w:instrText xml:space="preserve"> PAGEREF _Toc397350298 \h </w:instrText>
        </w:r>
        <w:r>
          <w:rPr>
            <w:noProof/>
            <w:webHidden/>
          </w:rPr>
        </w:r>
        <w:r>
          <w:rPr>
            <w:noProof/>
            <w:webHidden/>
          </w:rPr>
          <w:fldChar w:fldCharType="separate"/>
        </w:r>
        <w:r>
          <w:rPr>
            <w:noProof/>
            <w:webHidden/>
          </w:rPr>
          <w:t>41</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299" w:history="1">
        <w:r w:rsidRPr="00D9761E">
          <w:rPr>
            <w:rStyle w:val="Lienhypertexte"/>
            <w:noProof/>
          </w:rPr>
          <w:t>3.3.4.1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_Toc397350299 \h </w:instrText>
        </w:r>
        <w:r>
          <w:rPr>
            <w:noProof/>
            <w:webHidden/>
          </w:rPr>
        </w:r>
        <w:r>
          <w:rPr>
            <w:noProof/>
            <w:webHidden/>
          </w:rPr>
          <w:fldChar w:fldCharType="separate"/>
        </w:r>
        <w:r>
          <w:rPr>
            <w:noProof/>
            <w:webHidden/>
          </w:rPr>
          <w:t>41</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0" w:history="1">
        <w:r w:rsidRPr="00D9761E">
          <w:rPr>
            <w:rStyle w:val="Lienhypertexte"/>
            <w:noProof/>
          </w:rPr>
          <w:t>3.3.4.2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_Toc397350300 \h </w:instrText>
        </w:r>
        <w:r>
          <w:rPr>
            <w:noProof/>
            <w:webHidden/>
          </w:rPr>
        </w:r>
        <w:r>
          <w:rPr>
            <w:noProof/>
            <w:webHidden/>
          </w:rPr>
          <w:fldChar w:fldCharType="separate"/>
        </w:r>
        <w:r>
          <w:rPr>
            <w:noProof/>
            <w:webHidden/>
          </w:rPr>
          <w:t>41</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1" w:history="1">
        <w:r w:rsidRPr="00D9761E">
          <w:rPr>
            <w:rStyle w:val="Lienhypertexte"/>
            <w:noProof/>
          </w:rPr>
          <w:t>3.3.4.3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_Toc397350301 \h </w:instrText>
        </w:r>
        <w:r>
          <w:rPr>
            <w:noProof/>
            <w:webHidden/>
          </w:rPr>
        </w:r>
        <w:r>
          <w:rPr>
            <w:noProof/>
            <w:webHidden/>
          </w:rPr>
          <w:fldChar w:fldCharType="separate"/>
        </w:r>
        <w:r>
          <w:rPr>
            <w:noProof/>
            <w:webHidden/>
          </w:rPr>
          <w:t>42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2" w:history="1">
        <w:r w:rsidRPr="00D9761E">
          <w:rPr>
            <w:rStyle w:val="Lienhypertexte"/>
            <w:noProof/>
          </w:rPr>
          <w:t>3.3.4.4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_Toc397350302 \h </w:instrText>
        </w:r>
        <w:r>
          <w:rPr>
            <w:noProof/>
            <w:webHidden/>
          </w:rPr>
        </w:r>
        <w:r>
          <w:rPr>
            <w:noProof/>
            <w:webHidden/>
          </w:rPr>
          <w:fldChar w:fldCharType="separate"/>
        </w:r>
        <w:r>
          <w:rPr>
            <w:noProof/>
            <w:webHidden/>
          </w:rPr>
          <w:t>42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3" w:history="1">
        <w:r w:rsidRPr="00D9761E">
          <w:rPr>
            <w:rStyle w:val="Lienhypertexte"/>
            <w:noProof/>
          </w:rPr>
          <w:t>3.3.4.5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_Toc397350303 \h </w:instrText>
        </w:r>
        <w:r>
          <w:rPr>
            <w:noProof/>
            <w:webHidden/>
          </w:rPr>
        </w:r>
        <w:r>
          <w:rPr>
            <w:noProof/>
            <w:webHidden/>
          </w:rPr>
          <w:fldChar w:fldCharType="separate"/>
        </w:r>
        <w:r>
          <w:rPr>
            <w:noProof/>
            <w:webHidden/>
          </w:rPr>
          <w:t>42</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4" w:history="1">
        <w:r w:rsidRPr="00D9761E">
          <w:rPr>
            <w:rStyle w:val="Lienhypertexte"/>
            <w:noProof/>
          </w:rPr>
          <w:t>3.3.4.6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_Toc397350304 \h </w:instrText>
        </w:r>
        <w:r>
          <w:rPr>
            <w:noProof/>
            <w:webHidden/>
          </w:rPr>
        </w:r>
        <w:r>
          <w:rPr>
            <w:noProof/>
            <w:webHidden/>
          </w:rPr>
          <w:fldChar w:fldCharType="separate"/>
        </w:r>
        <w:r>
          <w:rPr>
            <w:noProof/>
            <w:webHidden/>
          </w:rPr>
          <w:t>43</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305" w:history="1">
        <w:r w:rsidRPr="00D9761E">
          <w:rPr>
            <w:rStyle w:val="Lienhypertexte"/>
            <w:noProof/>
          </w:rPr>
          <w:t>3.4</w:t>
        </w:r>
        <w:r>
          <w:rPr>
            <w:rFonts w:asciiTheme="minorHAnsi" w:eastAsiaTheme="minorEastAsia" w:hAnsiTheme="minorHAnsi" w:cstheme="minorBidi"/>
            <w:noProof/>
            <w:lang w:val="fr-FR" w:eastAsia="fr-FR"/>
          </w:rPr>
          <w:tab/>
        </w:r>
        <w:r w:rsidRPr="00D9761E">
          <w:rPr>
            <w:rStyle w:val="Lienhypertexte"/>
            <w:noProof/>
          </w:rPr>
          <w:t>Generic Support</w:t>
        </w:r>
        <w:r>
          <w:rPr>
            <w:noProof/>
            <w:webHidden/>
          </w:rPr>
          <w:tab/>
        </w:r>
        <w:r>
          <w:rPr>
            <w:noProof/>
            <w:webHidden/>
          </w:rPr>
          <w:fldChar w:fldCharType="begin"/>
        </w:r>
        <w:r>
          <w:rPr>
            <w:noProof/>
            <w:webHidden/>
          </w:rPr>
          <w:instrText xml:space="preserve"> PAGEREF _Toc397350305 \h </w:instrText>
        </w:r>
        <w:r>
          <w:rPr>
            <w:noProof/>
            <w:webHidden/>
          </w:rPr>
        </w:r>
        <w:r>
          <w:rPr>
            <w:noProof/>
            <w:webHidden/>
          </w:rPr>
          <w:fldChar w:fldCharType="separate"/>
        </w:r>
        <w:r>
          <w:rPr>
            <w:noProof/>
            <w:webHidden/>
          </w:rPr>
          <w:t>44</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306" w:history="1">
        <w:r w:rsidRPr="00D9761E">
          <w:rPr>
            <w:rStyle w:val="Lienhypertexte"/>
            <w:noProof/>
          </w:rPr>
          <w:t>3.4.1</w:t>
        </w:r>
        <w:r>
          <w:rPr>
            <w:rFonts w:asciiTheme="minorHAnsi" w:eastAsiaTheme="minorEastAsia" w:hAnsiTheme="minorHAnsi" w:cstheme="minorBidi"/>
            <w:noProof/>
            <w:lang w:val="fr-FR" w:eastAsia="fr-FR"/>
          </w:rPr>
          <w:tab/>
        </w:r>
        <w:r w:rsidRPr="00D9761E">
          <w:rPr>
            <w:rStyle w:val="Lienhypertexte"/>
            <w:noProof/>
          </w:rPr>
          <w:t>Component “Generic XML Model Discover and Aggregator from XML documents”</w:t>
        </w:r>
        <w:r>
          <w:rPr>
            <w:noProof/>
            <w:webHidden/>
          </w:rPr>
          <w:tab/>
        </w:r>
        <w:r>
          <w:rPr>
            <w:noProof/>
            <w:webHidden/>
          </w:rPr>
          <w:fldChar w:fldCharType="begin"/>
        </w:r>
        <w:r>
          <w:rPr>
            <w:noProof/>
            <w:webHidden/>
          </w:rPr>
          <w:instrText xml:space="preserve"> PAGEREF _Toc397350306 \h </w:instrText>
        </w:r>
        <w:r>
          <w:rPr>
            <w:noProof/>
            <w:webHidden/>
          </w:rPr>
        </w:r>
        <w:r>
          <w:rPr>
            <w:noProof/>
            <w:webHidden/>
          </w:rPr>
          <w:fldChar w:fldCharType="separate"/>
        </w:r>
        <w:r>
          <w:rPr>
            <w:noProof/>
            <w:webHidden/>
          </w:rPr>
          <w:t>44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7" w:history="1">
        <w:r w:rsidRPr="00D9761E">
          <w:rPr>
            <w:rStyle w:val="Lienhypertexte"/>
            <w:noProof/>
          </w:rPr>
          <w:t>3.4.1.1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_Toc397350307 \h </w:instrText>
        </w:r>
        <w:r>
          <w:rPr>
            <w:noProof/>
            <w:webHidden/>
          </w:rPr>
        </w:r>
        <w:r>
          <w:rPr>
            <w:noProof/>
            <w:webHidden/>
          </w:rPr>
          <w:fldChar w:fldCharType="separate"/>
        </w:r>
        <w:r>
          <w:rPr>
            <w:noProof/>
            <w:webHidden/>
          </w:rPr>
          <w:t>44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8" w:history="1">
        <w:r w:rsidRPr="00D9761E">
          <w:rPr>
            <w:rStyle w:val="Lienhypertexte"/>
            <w:noProof/>
          </w:rPr>
          <w:t>3.4.1.2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_Toc397350308 \h </w:instrText>
        </w:r>
        <w:r>
          <w:rPr>
            <w:noProof/>
            <w:webHidden/>
          </w:rPr>
        </w:r>
        <w:r>
          <w:rPr>
            <w:noProof/>
            <w:webHidden/>
          </w:rPr>
          <w:fldChar w:fldCharType="separate"/>
        </w:r>
        <w:r>
          <w:rPr>
            <w:noProof/>
            <w:webHidden/>
          </w:rPr>
          <w:t>44</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09" w:history="1">
        <w:r w:rsidRPr="00D9761E">
          <w:rPr>
            <w:rStyle w:val="Lienhypertexte"/>
            <w:noProof/>
          </w:rPr>
          <w:t>3.4.1.3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_Toc397350309 \h </w:instrText>
        </w:r>
        <w:r>
          <w:rPr>
            <w:noProof/>
            <w:webHidden/>
          </w:rPr>
        </w:r>
        <w:r>
          <w:rPr>
            <w:noProof/>
            <w:webHidden/>
          </w:rPr>
          <w:fldChar w:fldCharType="separate"/>
        </w:r>
        <w:r>
          <w:rPr>
            <w:noProof/>
            <w:webHidden/>
          </w:rPr>
          <w:t>45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10" w:history="1">
        <w:r w:rsidRPr="00D9761E">
          <w:rPr>
            <w:rStyle w:val="Lienhypertexte"/>
            <w:noProof/>
          </w:rPr>
          <w:t>3.4.1.4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_Toc397350310 \h </w:instrText>
        </w:r>
        <w:r>
          <w:rPr>
            <w:noProof/>
            <w:webHidden/>
          </w:rPr>
        </w:r>
        <w:r>
          <w:rPr>
            <w:noProof/>
            <w:webHidden/>
          </w:rPr>
          <w:fldChar w:fldCharType="separate"/>
        </w:r>
        <w:r>
          <w:rPr>
            <w:noProof/>
            <w:webHidden/>
          </w:rPr>
          <w:t>45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11" w:history="1">
        <w:r w:rsidRPr="00D9761E">
          <w:rPr>
            <w:rStyle w:val="Lienhypertexte"/>
            <w:noProof/>
          </w:rPr>
          <w:t>3.4.1.5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_Toc397350311 \h </w:instrText>
        </w:r>
        <w:r>
          <w:rPr>
            <w:noProof/>
            <w:webHidden/>
          </w:rPr>
        </w:r>
        <w:r>
          <w:rPr>
            <w:noProof/>
            <w:webHidden/>
          </w:rPr>
          <w:fldChar w:fldCharType="separate"/>
        </w:r>
        <w:r>
          <w:rPr>
            <w:noProof/>
            <w:webHidden/>
          </w:rPr>
          <w:t>45</w:t>
        </w:r>
        <w:r>
          <w:rPr>
            <w:noProof/>
            <w:webHidden/>
          </w:rPr>
          <w:fldChar w:fldCharType="end"/>
        </w:r>
      </w:hyperlink>
    </w:p>
    <w:p w:rsidR="001C00C2" w:rsidRDefault="001C00C2">
      <w:pPr>
        <w:pStyle w:val="TM4"/>
        <w:tabs>
          <w:tab w:val="left" w:pos="1540"/>
          <w:tab w:val="right" w:leader="dot" w:pos="8494"/>
        </w:tabs>
        <w:rPr>
          <w:rFonts w:asciiTheme="minorHAnsi" w:eastAsiaTheme="minorEastAsia" w:hAnsiTheme="minorHAnsi" w:cstheme="minorBidi"/>
          <w:noProof/>
          <w:lang w:val="fr-FR" w:eastAsia="fr-FR"/>
        </w:rPr>
      </w:pPr>
      <w:hyperlink w:anchor="_Toc397350312" w:history="1">
        <w:r w:rsidRPr="00D9761E">
          <w:rPr>
            <w:rStyle w:val="Lienhypertexte"/>
            <w:noProof/>
          </w:rPr>
          <w:t>3.4.1.6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_Toc397350312 \h </w:instrText>
        </w:r>
        <w:r>
          <w:rPr>
            <w:noProof/>
            <w:webHidden/>
          </w:rPr>
        </w:r>
        <w:r>
          <w:rPr>
            <w:noProof/>
            <w:webHidden/>
          </w:rPr>
          <w:fldChar w:fldCharType="separate"/>
        </w:r>
        <w:r>
          <w:rPr>
            <w:noProof/>
            <w:webHidden/>
          </w:rPr>
          <w:t>45</w:t>
        </w:r>
        <w:r>
          <w:rPr>
            <w:noProof/>
            <w:webHidden/>
          </w:rPr>
          <w:fldChar w:fldCharType="end"/>
        </w:r>
      </w:hyperlink>
    </w:p>
    <w:p w:rsidR="001C00C2" w:rsidRDefault="001C00C2">
      <w:pPr>
        <w:pStyle w:val="TM2"/>
        <w:tabs>
          <w:tab w:val="left" w:pos="880"/>
          <w:tab w:val="right" w:leader="dot" w:pos="8494"/>
        </w:tabs>
        <w:rPr>
          <w:rFonts w:asciiTheme="minorHAnsi" w:eastAsiaTheme="minorEastAsia" w:hAnsiTheme="minorHAnsi" w:cstheme="minorBidi"/>
          <w:noProof/>
          <w:lang w:val="fr-FR" w:eastAsia="fr-FR"/>
        </w:rPr>
      </w:pPr>
      <w:hyperlink w:anchor="_Toc397350313" w:history="1">
        <w:r w:rsidRPr="00D9761E">
          <w:rPr>
            <w:rStyle w:val="Lienhypertexte"/>
            <w:noProof/>
          </w:rPr>
          <w:t>3.5</w:t>
        </w:r>
        <w:r>
          <w:rPr>
            <w:rFonts w:asciiTheme="minorHAnsi" w:eastAsiaTheme="minorEastAsia" w:hAnsiTheme="minorHAnsi" w:cstheme="minorBidi"/>
            <w:noProof/>
            <w:lang w:val="fr-FR" w:eastAsia="fr-FR"/>
          </w:rPr>
          <w:tab/>
        </w:r>
        <w:r w:rsidRPr="00D9761E">
          <w:rPr>
            <w:rStyle w:val="Lienhypertexte"/>
            <w:noProof/>
          </w:rPr>
          <w:t>Component “Reusability Trace Tool”</w:t>
        </w:r>
        <w:r>
          <w:rPr>
            <w:noProof/>
            <w:webHidden/>
          </w:rPr>
          <w:tab/>
        </w:r>
        <w:r>
          <w:rPr>
            <w:noProof/>
            <w:webHidden/>
          </w:rPr>
          <w:fldChar w:fldCharType="begin"/>
        </w:r>
        <w:r>
          <w:rPr>
            <w:noProof/>
            <w:webHidden/>
          </w:rPr>
          <w:instrText xml:space="preserve"> PAGEREF _Toc397350313 \h </w:instrText>
        </w:r>
        <w:r>
          <w:rPr>
            <w:noProof/>
            <w:webHidden/>
          </w:rPr>
        </w:r>
        <w:r>
          <w:rPr>
            <w:noProof/>
            <w:webHidden/>
          </w:rPr>
          <w:fldChar w:fldCharType="separate"/>
        </w:r>
        <w:r>
          <w:rPr>
            <w:noProof/>
            <w:webHidden/>
          </w:rPr>
          <w:t>46</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314" w:history="1">
        <w:r w:rsidRPr="00D9761E">
          <w:rPr>
            <w:rStyle w:val="Lienhypertexte"/>
            <w:noProof/>
          </w:rPr>
          <w:t>3.5.1</w:t>
        </w:r>
        <w:r>
          <w:rPr>
            <w:rFonts w:asciiTheme="minorHAnsi" w:eastAsiaTheme="minorEastAsia" w:hAnsiTheme="minorHAnsi" w:cstheme="minorBidi"/>
            <w:noProof/>
            <w:lang w:val="fr-FR" w:eastAsia="fr-FR"/>
          </w:rPr>
          <w:tab/>
        </w:r>
        <w:r w:rsidRPr="00D9761E">
          <w:rPr>
            <w:rStyle w:val="Lienhypertexte"/>
            <w:noProof/>
          </w:rPr>
          <w:t>Overview</w:t>
        </w:r>
        <w:r>
          <w:rPr>
            <w:noProof/>
            <w:webHidden/>
          </w:rPr>
          <w:tab/>
        </w:r>
        <w:r>
          <w:rPr>
            <w:noProof/>
            <w:webHidden/>
          </w:rPr>
          <w:fldChar w:fldCharType="begin"/>
        </w:r>
        <w:r>
          <w:rPr>
            <w:noProof/>
            <w:webHidden/>
          </w:rPr>
          <w:instrText xml:space="preserve"> PAGEREF _Toc397350314 \h </w:instrText>
        </w:r>
        <w:r>
          <w:rPr>
            <w:noProof/>
            <w:webHidden/>
          </w:rPr>
        </w:r>
        <w:r>
          <w:rPr>
            <w:noProof/>
            <w:webHidden/>
          </w:rPr>
          <w:fldChar w:fldCharType="separate"/>
        </w:r>
        <w:r>
          <w:rPr>
            <w:noProof/>
            <w:webHidden/>
          </w:rPr>
          <w:t>46</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315" w:history="1">
        <w:r w:rsidRPr="00D9761E">
          <w:rPr>
            <w:rStyle w:val="Lienhypertexte"/>
            <w:noProof/>
          </w:rPr>
          <w:t>3.5.2</w:t>
        </w:r>
        <w:r>
          <w:rPr>
            <w:rFonts w:asciiTheme="minorHAnsi" w:eastAsiaTheme="minorEastAsia" w:hAnsiTheme="minorHAnsi" w:cstheme="minorBidi"/>
            <w:noProof/>
            <w:lang w:val="fr-FR" w:eastAsia="fr-FR"/>
          </w:rPr>
          <w:tab/>
        </w:r>
        <w:r w:rsidRPr="00D9761E">
          <w:rPr>
            <w:rStyle w:val="Lienhypertexte"/>
            <w:noProof/>
          </w:rPr>
          <w:t>Functional description</w:t>
        </w:r>
        <w:r>
          <w:rPr>
            <w:noProof/>
            <w:webHidden/>
          </w:rPr>
          <w:tab/>
        </w:r>
        <w:r>
          <w:rPr>
            <w:noProof/>
            <w:webHidden/>
          </w:rPr>
          <w:fldChar w:fldCharType="begin"/>
        </w:r>
        <w:r>
          <w:rPr>
            <w:noProof/>
            <w:webHidden/>
          </w:rPr>
          <w:instrText xml:space="preserve"> PAGEREF _Toc397350315 \h </w:instrText>
        </w:r>
        <w:r>
          <w:rPr>
            <w:noProof/>
            <w:webHidden/>
          </w:rPr>
        </w:r>
        <w:r>
          <w:rPr>
            <w:noProof/>
            <w:webHidden/>
          </w:rPr>
          <w:fldChar w:fldCharType="separate"/>
        </w:r>
        <w:r>
          <w:rPr>
            <w:noProof/>
            <w:webHidden/>
          </w:rPr>
          <w:t>46</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316" w:history="1">
        <w:r w:rsidRPr="00D9761E">
          <w:rPr>
            <w:rStyle w:val="Lienhypertexte"/>
            <w:noProof/>
          </w:rPr>
          <w:t>3.5.3</w:t>
        </w:r>
        <w:r>
          <w:rPr>
            <w:rFonts w:asciiTheme="minorHAnsi" w:eastAsiaTheme="minorEastAsia" w:hAnsiTheme="minorHAnsi" w:cstheme="minorBidi"/>
            <w:noProof/>
            <w:lang w:val="fr-FR" w:eastAsia="fr-FR"/>
          </w:rPr>
          <w:tab/>
        </w:r>
        <w:r w:rsidRPr="00D9761E">
          <w:rPr>
            <w:rStyle w:val="Lienhypertexte"/>
            <w:noProof/>
          </w:rPr>
          <w:t>Technical specifications</w:t>
        </w:r>
        <w:r>
          <w:rPr>
            <w:noProof/>
            <w:webHidden/>
          </w:rPr>
          <w:tab/>
        </w:r>
        <w:r>
          <w:rPr>
            <w:noProof/>
            <w:webHidden/>
          </w:rPr>
          <w:fldChar w:fldCharType="begin"/>
        </w:r>
        <w:r>
          <w:rPr>
            <w:noProof/>
            <w:webHidden/>
          </w:rPr>
          <w:instrText xml:space="preserve"> PAGEREF _Toc397350316 \h </w:instrText>
        </w:r>
        <w:r>
          <w:rPr>
            <w:noProof/>
            <w:webHidden/>
          </w:rPr>
        </w:r>
        <w:r>
          <w:rPr>
            <w:noProof/>
            <w:webHidden/>
          </w:rPr>
          <w:fldChar w:fldCharType="separate"/>
        </w:r>
        <w:r>
          <w:rPr>
            <w:noProof/>
            <w:webHidden/>
          </w:rPr>
          <w:t>47</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317" w:history="1">
        <w:r w:rsidRPr="00D9761E">
          <w:rPr>
            <w:rStyle w:val="Lienhypertexte"/>
            <w:noProof/>
          </w:rPr>
          <w:t>3.5.4</w:t>
        </w:r>
        <w:r>
          <w:rPr>
            <w:rFonts w:asciiTheme="minorHAnsi" w:eastAsiaTheme="minorEastAsia" w:hAnsiTheme="minorHAnsi" w:cstheme="minorBidi"/>
            <w:noProof/>
            <w:lang w:val="fr-FR" w:eastAsia="fr-FR"/>
          </w:rPr>
          <w:tab/>
        </w:r>
        <w:r w:rsidRPr="00D9761E">
          <w:rPr>
            <w:rStyle w:val="Lienhypertexte"/>
            <w:noProof/>
          </w:rPr>
          <w:t>Download and installation instructions</w:t>
        </w:r>
        <w:r>
          <w:rPr>
            <w:noProof/>
            <w:webHidden/>
          </w:rPr>
          <w:tab/>
        </w:r>
        <w:r>
          <w:rPr>
            <w:noProof/>
            <w:webHidden/>
          </w:rPr>
          <w:fldChar w:fldCharType="begin"/>
        </w:r>
        <w:r>
          <w:rPr>
            <w:noProof/>
            <w:webHidden/>
          </w:rPr>
          <w:instrText xml:space="preserve"> PAGEREF _Toc397350317 \h </w:instrText>
        </w:r>
        <w:r>
          <w:rPr>
            <w:noProof/>
            <w:webHidden/>
          </w:rPr>
        </w:r>
        <w:r>
          <w:rPr>
            <w:noProof/>
            <w:webHidden/>
          </w:rPr>
          <w:fldChar w:fldCharType="separate"/>
        </w:r>
        <w:r>
          <w:rPr>
            <w:noProof/>
            <w:webHidden/>
          </w:rPr>
          <w:t>47</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318" w:history="1">
        <w:r w:rsidRPr="00D9761E">
          <w:rPr>
            <w:rStyle w:val="Lienhypertexte"/>
            <w:noProof/>
          </w:rPr>
          <w:t>3.5.5</w:t>
        </w:r>
        <w:r>
          <w:rPr>
            <w:rFonts w:asciiTheme="minorHAnsi" w:eastAsiaTheme="minorEastAsia" w:hAnsiTheme="minorHAnsi" w:cstheme="minorBidi"/>
            <w:noProof/>
            <w:lang w:val="fr-FR" w:eastAsia="fr-FR"/>
          </w:rPr>
          <w:tab/>
        </w:r>
        <w:r w:rsidRPr="00D9761E">
          <w:rPr>
            <w:rStyle w:val="Lienhypertexte"/>
            <w:noProof/>
          </w:rPr>
          <w:t>User manual</w:t>
        </w:r>
        <w:r>
          <w:rPr>
            <w:noProof/>
            <w:webHidden/>
          </w:rPr>
          <w:tab/>
        </w:r>
        <w:r>
          <w:rPr>
            <w:noProof/>
            <w:webHidden/>
          </w:rPr>
          <w:fldChar w:fldCharType="begin"/>
        </w:r>
        <w:r>
          <w:rPr>
            <w:noProof/>
            <w:webHidden/>
          </w:rPr>
          <w:instrText xml:space="preserve"> PAGEREF _Toc397350318 \h </w:instrText>
        </w:r>
        <w:r>
          <w:rPr>
            <w:noProof/>
            <w:webHidden/>
          </w:rPr>
        </w:r>
        <w:r>
          <w:rPr>
            <w:noProof/>
            <w:webHidden/>
          </w:rPr>
          <w:fldChar w:fldCharType="separate"/>
        </w:r>
        <w:r>
          <w:rPr>
            <w:noProof/>
            <w:webHidden/>
          </w:rPr>
          <w:t>48</w:t>
        </w:r>
        <w:r>
          <w:rPr>
            <w:noProof/>
            <w:webHidden/>
          </w:rPr>
          <w:fldChar w:fldCharType="end"/>
        </w:r>
      </w:hyperlink>
    </w:p>
    <w:p w:rsidR="001C00C2" w:rsidRDefault="001C00C2">
      <w:pPr>
        <w:pStyle w:val="TM3"/>
        <w:tabs>
          <w:tab w:val="left" w:pos="1320"/>
          <w:tab w:val="right" w:leader="dot" w:pos="8494"/>
        </w:tabs>
        <w:rPr>
          <w:rFonts w:asciiTheme="minorHAnsi" w:eastAsiaTheme="minorEastAsia" w:hAnsiTheme="minorHAnsi" w:cstheme="minorBidi"/>
          <w:noProof/>
          <w:lang w:val="fr-FR" w:eastAsia="fr-FR"/>
        </w:rPr>
      </w:pPr>
      <w:hyperlink w:anchor="_Toc397350319" w:history="1">
        <w:r w:rsidRPr="00D9761E">
          <w:rPr>
            <w:rStyle w:val="Lienhypertexte"/>
            <w:noProof/>
          </w:rPr>
          <w:t>3.5.6</w:t>
        </w:r>
        <w:r>
          <w:rPr>
            <w:rFonts w:asciiTheme="minorHAnsi" w:eastAsiaTheme="minorEastAsia" w:hAnsiTheme="minorHAnsi" w:cstheme="minorBidi"/>
            <w:noProof/>
            <w:lang w:val="fr-FR" w:eastAsia="fr-FR"/>
          </w:rPr>
          <w:tab/>
        </w:r>
        <w:r w:rsidRPr="00D9761E">
          <w:rPr>
            <w:rStyle w:val="Lienhypertexte"/>
            <w:noProof/>
          </w:rPr>
          <w:t>Licensing information</w:t>
        </w:r>
        <w:r>
          <w:rPr>
            <w:noProof/>
            <w:webHidden/>
          </w:rPr>
          <w:tab/>
        </w:r>
        <w:r>
          <w:rPr>
            <w:noProof/>
            <w:webHidden/>
          </w:rPr>
          <w:fldChar w:fldCharType="begin"/>
        </w:r>
        <w:r>
          <w:rPr>
            <w:noProof/>
            <w:webHidden/>
          </w:rPr>
          <w:instrText xml:space="preserve"> PAGEREF _Toc397350319 \h </w:instrText>
        </w:r>
        <w:r>
          <w:rPr>
            <w:noProof/>
            <w:webHidden/>
          </w:rPr>
        </w:r>
        <w:r>
          <w:rPr>
            <w:noProof/>
            <w:webHidden/>
          </w:rPr>
          <w:fldChar w:fldCharType="separate"/>
        </w:r>
        <w:r>
          <w:rPr>
            <w:noProof/>
            <w:webHidden/>
          </w:rPr>
          <w:t>50</w:t>
        </w:r>
        <w:r>
          <w:rPr>
            <w:noProof/>
            <w:webHidden/>
          </w:rPr>
          <w:fldChar w:fldCharType="end"/>
        </w:r>
      </w:hyperlink>
    </w:p>
    <w:p w:rsidR="001C00C2" w:rsidRDefault="001C00C2">
      <w:pPr>
        <w:pStyle w:val="TM1"/>
        <w:tabs>
          <w:tab w:val="left" w:pos="440"/>
          <w:tab w:val="right" w:leader="dot" w:pos="8494"/>
        </w:tabs>
        <w:rPr>
          <w:rFonts w:asciiTheme="minorHAnsi" w:eastAsiaTheme="minorEastAsia" w:hAnsiTheme="minorHAnsi" w:cstheme="minorBidi"/>
          <w:noProof/>
          <w:lang w:val="fr-FR" w:eastAsia="fr-FR"/>
        </w:rPr>
      </w:pPr>
      <w:hyperlink w:anchor="_Toc397350320" w:history="1">
        <w:r w:rsidRPr="00D9761E">
          <w:rPr>
            <w:rStyle w:val="Lienhypertexte"/>
            <w:noProof/>
          </w:rPr>
          <w:t>4</w:t>
        </w:r>
        <w:r>
          <w:rPr>
            <w:rFonts w:asciiTheme="minorHAnsi" w:eastAsiaTheme="minorEastAsia" w:hAnsiTheme="minorHAnsi" w:cstheme="minorBidi"/>
            <w:noProof/>
            <w:lang w:val="fr-FR" w:eastAsia="fr-FR"/>
          </w:rPr>
          <w:tab/>
        </w:r>
        <w:r w:rsidRPr="00D9761E">
          <w:rPr>
            <w:rStyle w:val="Lienhypertexte"/>
            <w:noProof/>
          </w:rPr>
          <w:t>Conclusion and Future Work</w:t>
        </w:r>
        <w:r>
          <w:rPr>
            <w:noProof/>
            <w:webHidden/>
          </w:rPr>
          <w:tab/>
        </w:r>
        <w:r>
          <w:rPr>
            <w:noProof/>
            <w:webHidden/>
          </w:rPr>
          <w:fldChar w:fldCharType="begin"/>
        </w:r>
        <w:r>
          <w:rPr>
            <w:noProof/>
            <w:webHidden/>
          </w:rPr>
          <w:instrText xml:space="preserve"> PAGEREF _Toc397350320 \h </w:instrText>
        </w:r>
        <w:r>
          <w:rPr>
            <w:noProof/>
            <w:webHidden/>
          </w:rPr>
        </w:r>
        <w:r>
          <w:rPr>
            <w:noProof/>
            <w:webHidden/>
          </w:rPr>
          <w:fldChar w:fldCharType="separate"/>
        </w:r>
        <w:r>
          <w:rPr>
            <w:noProof/>
            <w:webHidden/>
          </w:rPr>
          <w:t>50</w:t>
        </w:r>
        <w:r>
          <w:rPr>
            <w:noProof/>
            <w:webHidden/>
          </w:rPr>
          <w:fldChar w:fldCharType="end"/>
        </w:r>
      </w:hyperlink>
    </w:p>
    <w:p w:rsidR="001C00C2" w:rsidRDefault="001C00C2">
      <w:pPr>
        <w:pStyle w:val="TM1"/>
        <w:tabs>
          <w:tab w:val="left" w:pos="440"/>
          <w:tab w:val="right" w:leader="dot" w:pos="8494"/>
        </w:tabs>
        <w:rPr>
          <w:rFonts w:asciiTheme="minorHAnsi" w:eastAsiaTheme="minorEastAsia" w:hAnsiTheme="minorHAnsi" w:cstheme="minorBidi"/>
          <w:noProof/>
          <w:lang w:val="fr-FR" w:eastAsia="fr-FR"/>
        </w:rPr>
      </w:pPr>
      <w:hyperlink w:anchor="_Toc397350321" w:history="1">
        <w:r w:rsidRPr="00D9761E">
          <w:rPr>
            <w:rStyle w:val="Lienhypertexte"/>
            <w:noProof/>
          </w:rPr>
          <w:t>5</w:t>
        </w:r>
        <w:r>
          <w:rPr>
            <w:rFonts w:asciiTheme="minorHAnsi" w:eastAsiaTheme="minorEastAsia" w:hAnsiTheme="minorHAnsi" w:cstheme="minorBidi"/>
            <w:noProof/>
            <w:lang w:val="fr-FR" w:eastAsia="fr-FR"/>
          </w:rPr>
          <w:tab/>
        </w:r>
        <w:r w:rsidRPr="00D9761E">
          <w:rPr>
            <w:rStyle w:val="Lienhypertexte"/>
            <w:noProof/>
          </w:rPr>
          <w:t>Reference</w:t>
        </w:r>
        <w:r>
          <w:rPr>
            <w:noProof/>
            <w:webHidden/>
          </w:rPr>
          <w:tab/>
        </w:r>
        <w:r>
          <w:rPr>
            <w:noProof/>
            <w:webHidden/>
          </w:rPr>
          <w:fldChar w:fldCharType="begin"/>
        </w:r>
        <w:r>
          <w:rPr>
            <w:noProof/>
            <w:webHidden/>
          </w:rPr>
          <w:instrText xml:space="preserve"> PAGEREF _Toc397350321 \h </w:instrText>
        </w:r>
        <w:r>
          <w:rPr>
            <w:noProof/>
            <w:webHidden/>
          </w:rPr>
        </w:r>
        <w:r>
          <w:rPr>
            <w:noProof/>
            <w:webHidden/>
          </w:rPr>
          <w:fldChar w:fldCharType="separate"/>
        </w:r>
        <w:r>
          <w:rPr>
            <w:noProof/>
            <w:webHidden/>
          </w:rPr>
          <w:t>52</w:t>
        </w:r>
        <w:r>
          <w:rPr>
            <w:noProof/>
            <w:webHidden/>
          </w:rPr>
          <w:fldChar w:fldCharType="end"/>
        </w:r>
      </w:hyperlink>
    </w:p>
    <w:p w:rsidR="00D50053" w:rsidRPr="002F0BFA" w:rsidRDefault="00FB5EB5" w:rsidP="00D50053">
      <w:pPr>
        <w:rPr>
          <w:rFonts w:ascii="Verdana" w:hAnsi="Verdana"/>
          <w:sz w:val="20"/>
          <w:szCs w:val="20"/>
        </w:rPr>
      </w:pPr>
      <w:r w:rsidRPr="002F0BFA">
        <w:rPr>
          <w:rFonts w:ascii="Verdana" w:hAnsi="Verdana"/>
          <w:b/>
          <w:bCs/>
          <w:caps/>
          <w:sz w:val="20"/>
          <w:szCs w:val="20"/>
        </w:rPr>
        <w:fldChar w:fldCharType="end"/>
      </w:r>
    </w:p>
    <w:p w:rsidR="005913AF" w:rsidRDefault="005913AF">
      <w:pPr>
        <w:spacing w:line="276" w:lineRule="auto"/>
        <w:jc w:val="left"/>
        <w:rPr>
          <w:sz w:val="20"/>
          <w:szCs w:val="20"/>
        </w:rPr>
      </w:pPr>
      <w:r>
        <w:rPr>
          <w:sz w:val="20"/>
          <w:szCs w:val="20"/>
        </w:rPr>
        <w:lastRenderedPageBreak/>
        <w:br w:type="page"/>
      </w:r>
    </w:p>
    <w:p w:rsidR="00D50053" w:rsidRPr="002F0BFA" w:rsidRDefault="00D50053" w:rsidP="00001E1F">
      <w:pPr>
        <w:rPr>
          <w:sz w:val="20"/>
          <w:szCs w:val="20"/>
        </w:rPr>
      </w:pPr>
    </w:p>
    <w:p w:rsidR="00D50053" w:rsidRPr="002F0BFA" w:rsidRDefault="0014655D" w:rsidP="008074E3">
      <w:pPr>
        <w:pStyle w:val="Titre1"/>
        <w:numPr>
          <w:ilvl w:val="0"/>
          <w:numId w:val="0"/>
        </w:numPr>
        <w:jc w:val="center"/>
        <w:rPr>
          <w:rFonts w:ascii="Verdana" w:hAnsi="Verdana"/>
        </w:rPr>
      </w:pPr>
      <w:bookmarkStart w:id="1" w:name="_Toc397350220"/>
      <w:r>
        <w:rPr>
          <w:noProof/>
          <w:lang w:eastAsia="en-GB"/>
        </w:rPr>
        <w:pict>
          <v:line id="Line 8" o:spid="_x0000_s1032" style="position:absolute;left:0;text-align:left;flip:y;z-index:251668480;visibility:visible" from="0,3.45pt" to="414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" strokeweight="4.5pt">
            <v:stroke linestyle="thinThick"/>
          </v:line>
        </w:pict>
      </w:r>
      <w:r w:rsidR="00D50053" w:rsidRPr="002F0BFA">
        <w:t>Table of Figures</w:t>
      </w:r>
      <w:bookmarkEnd w:id="1"/>
    </w:p>
    <w:p w:rsidR="00D50053" w:rsidRPr="002F0BFA" w:rsidRDefault="0014655D" w:rsidP="00D50053">
      <w:pPr>
        <w:rPr>
          <w:rFonts w:ascii="Verdana" w:hAnsi="Verdana"/>
          <w:sz w:val="20"/>
          <w:szCs w:val="20"/>
        </w:rPr>
      </w:pPr>
      <w:r>
        <w:rPr>
          <w:b/>
          <w:noProof/>
          <w:lang w:eastAsia="en-GB"/>
        </w:rPr>
        <w:pict>
          <v:line id="Line 9" o:spid="_x0000_s1031" style="position:absolute;left:0;text-align:left;flip:y;z-index:251669504;visibility:visible" from="0,3.55pt" to="41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" o:allowincell="f" strokeweight="4.5pt">
            <v:stroke linestyle="thinThick"/>
          </v:line>
        </w:pict>
      </w:r>
    </w:p>
    <w:p w:rsidR="001C00C2" w:rsidRDefault="00FB5EB5">
      <w:pPr>
        <w:pStyle w:val="Tabledesillustrations"/>
        <w:tabs>
          <w:tab w:val="right" w:leader="dot" w:pos="8494"/>
        </w:tabs>
        <w:rPr>
          <w:rFonts w:asciiTheme="minorHAnsi" w:eastAsiaTheme="minorEastAsia" w:hAnsiTheme="minorHAnsi" w:cstheme="minorBidi"/>
          <w:smallCaps w:val="0"/>
          <w:noProof/>
          <w:szCs w:val="22"/>
          <w:lang w:val="fr-FR" w:eastAsia="fr-FR"/>
        </w:rPr>
      </w:pPr>
      <w:r w:rsidRPr="002F0BFA">
        <w:rPr>
          <w:lang w:val="en-GB"/>
        </w:rPr>
        <w:fldChar w:fldCharType="begin"/>
      </w:r>
      <w:r w:rsidR="00001E1F" w:rsidRPr="002F0BFA">
        <w:rPr>
          <w:lang w:val="en-GB"/>
        </w:rPr>
        <w:instrText xml:space="preserve"> TOC \h \z \c "Figure" </w:instrText>
      </w:r>
      <w:r w:rsidRPr="002F0BFA">
        <w:rPr>
          <w:lang w:val="en-GB"/>
        </w:rPr>
        <w:fldChar w:fldCharType="separate"/>
      </w:r>
      <w:hyperlink w:anchor="_Toc397350322" w:history="1">
        <w:r w:rsidR="001C00C2" w:rsidRPr="00D93DFE">
          <w:rPr>
            <w:rStyle w:val="Lienhypertexte"/>
            <w:noProof/>
          </w:rPr>
          <w:t>Figure 1 Excerpt of the ARTIST Architecture, the “Model Discovery” component</w:t>
        </w:r>
        <w:r w:rsidR="001C00C2">
          <w:rPr>
            <w:noProof/>
            <w:webHidden/>
          </w:rPr>
          <w:tab/>
        </w:r>
        <w:r w:rsidR="001C00C2">
          <w:rPr>
            <w:noProof/>
            <w:webHidden/>
          </w:rPr>
          <w:fldChar w:fldCharType="begin"/>
        </w:r>
        <w:r w:rsidR="001C00C2">
          <w:rPr>
            <w:noProof/>
            <w:webHidden/>
          </w:rPr>
          <w:instrText xml:space="preserve"> PAGEREF _Toc397350322 \h </w:instrText>
        </w:r>
        <w:r w:rsidR="001C00C2">
          <w:rPr>
            <w:noProof/>
            <w:webHidden/>
          </w:rPr>
        </w:r>
        <w:r w:rsidR="001C00C2">
          <w:rPr>
            <w:noProof/>
            <w:webHidden/>
          </w:rPr>
          <w:fldChar w:fldCharType="separate"/>
        </w:r>
        <w:r w:rsidR="001C00C2">
          <w:rPr>
            <w:noProof/>
            <w:webHidden/>
          </w:rPr>
          <w:t>15</w:t>
        </w:r>
        <w:r w:rsidR="001C00C2">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23" w:history="1">
        <w:r w:rsidRPr="00D93DFE">
          <w:rPr>
            <w:rStyle w:val="Lienhypertexte"/>
            <w:noProof/>
          </w:rPr>
          <w:t>Figure 2 ARTIST Model Discovery Toolbox: Overall Architecture</w:t>
        </w:r>
        <w:r>
          <w:rPr>
            <w:noProof/>
            <w:webHidden/>
          </w:rPr>
          <w:tab/>
        </w:r>
        <w:r>
          <w:rPr>
            <w:noProof/>
            <w:webHidden/>
          </w:rPr>
          <w:fldChar w:fldCharType="begin"/>
        </w:r>
        <w:r>
          <w:rPr>
            <w:noProof/>
            <w:webHidden/>
          </w:rPr>
          <w:instrText xml:space="preserve"> PAGEREF _Toc397350323 \h </w:instrText>
        </w:r>
        <w:r>
          <w:rPr>
            <w:noProof/>
            <w:webHidden/>
          </w:rPr>
        </w:r>
        <w:r>
          <w:rPr>
            <w:noProof/>
            <w:webHidden/>
          </w:rPr>
          <w:fldChar w:fldCharType="separate"/>
        </w:r>
        <w:r>
          <w:rPr>
            <w:noProof/>
            <w:webHidden/>
          </w:rPr>
          <w:t>17</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24" w:history="1">
        <w:r w:rsidRPr="00D93DFE">
          <w:rPr>
            <w:rStyle w:val="Lienhypertexte"/>
            <w:noProof/>
          </w:rPr>
          <w:t>Figure 3 Java Code model opened in the MoDisco Model Browser</w:t>
        </w:r>
        <w:r>
          <w:rPr>
            <w:noProof/>
            <w:webHidden/>
          </w:rPr>
          <w:tab/>
        </w:r>
        <w:r>
          <w:rPr>
            <w:noProof/>
            <w:webHidden/>
          </w:rPr>
          <w:fldChar w:fldCharType="begin"/>
        </w:r>
        <w:r>
          <w:rPr>
            <w:noProof/>
            <w:webHidden/>
          </w:rPr>
          <w:instrText xml:space="preserve"> PAGEREF _Toc397350324 \h </w:instrText>
        </w:r>
        <w:r>
          <w:rPr>
            <w:noProof/>
            <w:webHidden/>
          </w:rPr>
        </w:r>
        <w:r>
          <w:rPr>
            <w:noProof/>
            <w:webHidden/>
          </w:rPr>
          <w:fldChar w:fldCharType="separate"/>
        </w:r>
        <w:r>
          <w:rPr>
            <w:noProof/>
            <w:webHidden/>
          </w:rPr>
          <w:t>19</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25" w:history="1">
        <w:r w:rsidRPr="00D93DFE">
          <w:rPr>
            <w:rStyle w:val="Lienhypertexte"/>
            <w:noProof/>
          </w:rPr>
          <w:t>Figure 4 KDM Code model opened in the MoDisco Model Browser</w:t>
        </w:r>
        <w:r>
          <w:rPr>
            <w:noProof/>
            <w:webHidden/>
          </w:rPr>
          <w:tab/>
        </w:r>
        <w:r>
          <w:rPr>
            <w:noProof/>
            <w:webHidden/>
          </w:rPr>
          <w:fldChar w:fldCharType="begin"/>
        </w:r>
        <w:r>
          <w:rPr>
            <w:noProof/>
            <w:webHidden/>
          </w:rPr>
          <w:instrText xml:space="preserve"> PAGEREF _Toc397350325 \h </w:instrText>
        </w:r>
        <w:r>
          <w:rPr>
            <w:noProof/>
            <w:webHidden/>
          </w:rPr>
        </w:r>
        <w:r>
          <w:rPr>
            <w:noProof/>
            <w:webHidden/>
          </w:rPr>
          <w:fldChar w:fldCharType="separate"/>
        </w:r>
        <w:r>
          <w:rPr>
            <w:noProof/>
            <w:webHidden/>
          </w:rPr>
          <w:t>20</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26" w:history="1">
        <w:r w:rsidRPr="00D93DFE">
          <w:rPr>
            <w:rStyle w:val="Lienhypertexte"/>
            <w:noProof/>
          </w:rPr>
          <w:t>Figure 5 UML Class Diagram model opened in the MoDisco Model Browser</w:t>
        </w:r>
        <w:r>
          <w:rPr>
            <w:noProof/>
            <w:webHidden/>
          </w:rPr>
          <w:tab/>
        </w:r>
        <w:r>
          <w:rPr>
            <w:noProof/>
            <w:webHidden/>
          </w:rPr>
          <w:fldChar w:fldCharType="begin"/>
        </w:r>
        <w:r>
          <w:rPr>
            <w:noProof/>
            <w:webHidden/>
          </w:rPr>
          <w:instrText xml:space="preserve"> PAGEREF _Toc397350326 \h </w:instrText>
        </w:r>
        <w:r>
          <w:rPr>
            <w:noProof/>
            <w:webHidden/>
          </w:rPr>
        </w:r>
        <w:r>
          <w:rPr>
            <w:noProof/>
            <w:webHidden/>
          </w:rPr>
          <w:fldChar w:fldCharType="separate"/>
        </w:r>
        <w:r>
          <w:rPr>
            <w:noProof/>
            <w:webHidden/>
          </w:rPr>
          <w:t>21</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27" w:history="1">
        <w:r w:rsidRPr="00D93DFE">
          <w:rPr>
            <w:rStyle w:val="Lienhypertexte"/>
            <w:noProof/>
          </w:rPr>
          <w:t>Figure 6 Parameter selection for the UML Class Diagram Model Discoverer</w:t>
        </w:r>
        <w:r>
          <w:rPr>
            <w:noProof/>
            <w:webHidden/>
          </w:rPr>
          <w:tab/>
        </w:r>
        <w:r>
          <w:rPr>
            <w:noProof/>
            <w:webHidden/>
          </w:rPr>
          <w:fldChar w:fldCharType="begin"/>
        </w:r>
        <w:r>
          <w:rPr>
            <w:noProof/>
            <w:webHidden/>
          </w:rPr>
          <w:instrText xml:space="preserve"> PAGEREF _Toc397350327 \h </w:instrText>
        </w:r>
        <w:r>
          <w:rPr>
            <w:noProof/>
            <w:webHidden/>
          </w:rPr>
        </w:r>
        <w:r>
          <w:rPr>
            <w:noProof/>
            <w:webHidden/>
          </w:rPr>
          <w:fldChar w:fldCharType="separate"/>
        </w:r>
        <w:r>
          <w:rPr>
            <w:noProof/>
            <w:webHidden/>
          </w:rPr>
          <w:t>24</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28" w:history="1">
        <w:r w:rsidRPr="00D93DFE">
          <w:rPr>
            <w:rStyle w:val="Lienhypertexte"/>
            <w:noProof/>
          </w:rPr>
          <w:t>Figure 7 UML Activity Diagram model opened in the MoDisco Model Browser</w:t>
        </w:r>
        <w:r>
          <w:rPr>
            <w:noProof/>
            <w:webHidden/>
          </w:rPr>
          <w:tab/>
        </w:r>
        <w:r>
          <w:rPr>
            <w:noProof/>
            <w:webHidden/>
          </w:rPr>
          <w:fldChar w:fldCharType="begin"/>
        </w:r>
        <w:r>
          <w:rPr>
            <w:noProof/>
            <w:webHidden/>
          </w:rPr>
          <w:instrText xml:space="preserve"> PAGEREF _Toc397350328 \h </w:instrText>
        </w:r>
        <w:r>
          <w:rPr>
            <w:noProof/>
            <w:webHidden/>
          </w:rPr>
        </w:r>
        <w:r>
          <w:rPr>
            <w:noProof/>
            <w:webHidden/>
          </w:rPr>
          <w:fldChar w:fldCharType="separate"/>
        </w:r>
        <w:r>
          <w:rPr>
            <w:noProof/>
            <w:webHidden/>
          </w:rPr>
          <w:t>26</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29" w:history="1">
        <w:r w:rsidRPr="00D93DFE">
          <w:rPr>
            <w:rStyle w:val="Lienhypertexte"/>
            <w:noProof/>
          </w:rPr>
          <w:t>Figure 8 KDM Source model opened in the MoDisco Model Browser</w:t>
        </w:r>
        <w:r>
          <w:rPr>
            <w:noProof/>
            <w:webHidden/>
          </w:rPr>
          <w:tab/>
        </w:r>
        <w:r>
          <w:rPr>
            <w:noProof/>
            <w:webHidden/>
          </w:rPr>
          <w:fldChar w:fldCharType="begin"/>
        </w:r>
        <w:r>
          <w:rPr>
            <w:noProof/>
            <w:webHidden/>
          </w:rPr>
          <w:instrText xml:space="preserve"> PAGEREF _Toc397350329 \h </w:instrText>
        </w:r>
        <w:r>
          <w:rPr>
            <w:noProof/>
            <w:webHidden/>
          </w:rPr>
        </w:r>
        <w:r>
          <w:rPr>
            <w:noProof/>
            <w:webHidden/>
          </w:rPr>
          <w:fldChar w:fldCharType="separate"/>
        </w:r>
        <w:r>
          <w:rPr>
            <w:noProof/>
            <w:webHidden/>
          </w:rPr>
          <w:t>27</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0" w:history="1">
        <w:r w:rsidRPr="00D93DFE">
          <w:rPr>
            <w:rStyle w:val="Lienhypertexte"/>
            <w:noProof/>
          </w:rPr>
          <w:t>Figure 9 UML Profile model discovered from a Java library (</w:t>
        </w:r>
        <w:r w:rsidRPr="00D93DFE">
          <w:rPr>
            <w:rStyle w:val="Lienhypertexte"/>
            <w:i/>
            <w:noProof/>
          </w:rPr>
          <w:t>jar</w:t>
        </w:r>
        <w:r w:rsidRPr="00D93DFE">
          <w:rPr>
            <w:rStyle w:val="Lienhypertexte"/>
            <w:noProof/>
          </w:rPr>
          <w:t xml:space="preserve"> file)</w:t>
        </w:r>
        <w:r>
          <w:rPr>
            <w:noProof/>
            <w:webHidden/>
          </w:rPr>
          <w:tab/>
        </w:r>
        <w:r>
          <w:rPr>
            <w:noProof/>
            <w:webHidden/>
          </w:rPr>
          <w:fldChar w:fldCharType="begin"/>
        </w:r>
        <w:r>
          <w:rPr>
            <w:noProof/>
            <w:webHidden/>
          </w:rPr>
          <w:instrText xml:space="preserve"> PAGEREF _Toc397350330 \h </w:instrText>
        </w:r>
        <w:r>
          <w:rPr>
            <w:noProof/>
            <w:webHidden/>
          </w:rPr>
        </w:r>
        <w:r>
          <w:rPr>
            <w:noProof/>
            <w:webHidden/>
          </w:rPr>
          <w:fldChar w:fldCharType="separate"/>
        </w:r>
        <w:r>
          <w:rPr>
            <w:noProof/>
            <w:webHidden/>
          </w:rPr>
          <w:t>28</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1" w:history="1">
        <w:r w:rsidRPr="00D93DFE">
          <w:rPr>
            <w:rStyle w:val="Lienhypertexte"/>
            <w:noProof/>
          </w:rPr>
          <w:t>Figure 10 Conceptual Overview of the UML Profile Discoverer</w:t>
        </w:r>
        <w:r>
          <w:rPr>
            <w:noProof/>
            <w:webHidden/>
          </w:rPr>
          <w:tab/>
        </w:r>
        <w:r>
          <w:rPr>
            <w:noProof/>
            <w:webHidden/>
          </w:rPr>
          <w:fldChar w:fldCharType="begin"/>
        </w:r>
        <w:r>
          <w:rPr>
            <w:noProof/>
            <w:webHidden/>
          </w:rPr>
          <w:instrText xml:space="preserve"> PAGEREF _Toc397350331 \h </w:instrText>
        </w:r>
        <w:r>
          <w:rPr>
            <w:noProof/>
            <w:webHidden/>
          </w:rPr>
        </w:r>
        <w:r>
          <w:rPr>
            <w:noProof/>
            <w:webHidden/>
          </w:rPr>
          <w:fldChar w:fldCharType="separate"/>
        </w:r>
        <w:r>
          <w:rPr>
            <w:noProof/>
            <w:webHidden/>
          </w:rPr>
          <w:t>29</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2" w:history="1">
        <w:r w:rsidRPr="00D93DFE">
          <w:rPr>
            <w:rStyle w:val="Lienhypertexte"/>
            <w:noProof/>
          </w:rPr>
          <w:t>Figure 11 Example-based Java Petstore persistence layer</w:t>
        </w:r>
        <w:r>
          <w:rPr>
            <w:noProof/>
            <w:webHidden/>
          </w:rPr>
          <w:tab/>
        </w:r>
        <w:r>
          <w:rPr>
            <w:noProof/>
            <w:webHidden/>
          </w:rPr>
          <w:fldChar w:fldCharType="begin"/>
        </w:r>
        <w:r>
          <w:rPr>
            <w:noProof/>
            <w:webHidden/>
          </w:rPr>
          <w:instrText xml:space="preserve"> PAGEREF _Toc397350332 \h </w:instrText>
        </w:r>
        <w:r>
          <w:rPr>
            <w:noProof/>
            <w:webHidden/>
          </w:rPr>
        </w:r>
        <w:r>
          <w:rPr>
            <w:noProof/>
            <w:webHidden/>
          </w:rPr>
          <w:fldChar w:fldCharType="separate"/>
        </w:r>
        <w:r>
          <w:rPr>
            <w:noProof/>
            <w:webHidden/>
          </w:rPr>
          <w:t>29</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3" w:history="1">
        <w:r w:rsidRPr="00D93DFE">
          <w:rPr>
            <w:rStyle w:val="Lienhypertexte"/>
            <w:noProof/>
          </w:rPr>
          <w:t>Figure 12 SQL model opened in the MoDisco Model Browser</w:t>
        </w:r>
        <w:r>
          <w:rPr>
            <w:noProof/>
            <w:webHidden/>
          </w:rPr>
          <w:tab/>
        </w:r>
        <w:r>
          <w:rPr>
            <w:noProof/>
            <w:webHidden/>
          </w:rPr>
          <w:fldChar w:fldCharType="begin"/>
        </w:r>
        <w:r>
          <w:rPr>
            <w:noProof/>
            <w:webHidden/>
          </w:rPr>
          <w:instrText xml:space="preserve"> PAGEREF _Toc397350333 \h </w:instrText>
        </w:r>
        <w:r>
          <w:rPr>
            <w:noProof/>
            <w:webHidden/>
          </w:rPr>
        </w:r>
        <w:r>
          <w:rPr>
            <w:noProof/>
            <w:webHidden/>
          </w:rPr>
          <w:fldChar w:fldCharType="separate"/>
        </w:r>
        <w:r>
          <w:rPr>
            <w:noProof/>
            <w:webHidden/>
          </w:rPr>
          <w:t>32</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4" w:history="1">
        <w:r w:rsidRPr="00D93DFE">
          <w:rPr>
            <w:rStyle w:val="Lienhypertexte"/>
            <w:noProof/>
          </w:rPr>
          <w:t>Figure 13 UML Object Diagram model opened in the MoDisco Model Browser</w:t>
        </w:r>
        <w:r>
          <w:rPr>
            <w:noProof/>
            <w:webHidden/>
          </w:rPr>
          <w:tab/>
        </w:r>
        <w:r>
          <w:rPr>
            <w:noProof/>
            <w:webHidden/>
          </w:rPr>
          <w:fldChar w:fldCharType="begin"/>
        </w:r>
        <w:r>
          <w:rPr>
            <w:noProof/>
            <w:webHidden/>
          </w:rPr>
          <w:instrText xml:space="preserve"> PAGEREF _Toc397350334 \h </w:instrText>
        </w:r>
        <w:r>
          <w:rPr>
            <w:noProof/>
            <w:webHidden/>
          </w:rPr>
        </w:r>
        <w:r>
          <w:rPr>
            <w:noProof/>
            <w:webHidden/>
          </w:rPr>
          <w:fldChar w:fldCharType="separate"/>
        </w:r>
        <w:r>
          <w:rPr>
            <w:noProof/>
            <w:webHidden/>
          </w:rPr>
          <w:t>34</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5" w:history="1">
        <w:r w:rsidRPr="00D93DFE">
          <w:rPr>
            <w:rStyle w:val="Lienhypertexte"/>
            <w:noProof/>
          </w:rPr>
          <w:t>Figure 14 UML Class Diagram model opened in Sparx Enterprise Architect</w:t>
        </w:r>
        <w:r>
          <w:rPr>
            <w:noProof/>
            <w:webHidden/>
          </w:rPr>
          <w:tab/>
        </w:r>
        <w:r>
          <w:rPr>
            <w:noProof/>
            <w:webHidden/>
          </w:rPr>
          <w:fldChar w:fldCharType="begin"/>
        </w:r>
        <w:r>
          <w:rPr>
            <w:noProof/>
            <w:webHidden/>
          </w:rPr>
          <w:instrText xml:space="preserve"> PAGEREF _Toc397350335 \h </w:instrText>
        </w:r>
        <w:r>
          <w:rPr>
            <w:noProof/>
            <w:webHidden/>
          </w:rPr>
        </w:r>
        <w:r>
          <w:rPr>
            <w:noProof/>
            <w:webHidden/>
          </w:rPr>
          <w:fldChar w:fldCharType="separate"/>
        </w:r>
        <w:r>
          <w:rPr>
            <w:noProof/>
            <w:webHidden/>
          </w:rPr>
          <w:t>36</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6" w:history="1">
        <w:r w:rsidRPr="00D93DFE">
          <w:rPr>
            <w:rStyle w:val="Lienhypertexte"/>
            <w:noProof/>
          </w:rPr>
          <w:t>Figure 15 UML Sequence Diagram model opened in Sparx Enterprise Architect</w:t>
        </w:r>
        <w:r>
          <w:rPr>
            <w:noProof/>
            <w:webHidden/>
          </w:rPr>
          <w:tab/>
        </w:r>
        <w:r>
          <w:rPr>
            <w:noProof/>
            <w:webHidden/>
          </w:rPr>
          <w:fldChar w:fldCharType="begin"/>
        </w:r>
        <w:r>
          <w:rPr>
            <w:noProof/>
            <w:webHidden/>
          </w:rPr>
          <w:instrText xml:space="preserve"> PAGEREF _Toc397350336 \h </w:instrText>
        </w:r>
        <w:r>
          <w:rPr>
            <w:noProof/>
            <w:webHidden/>
          </w:rPr>
        </w:r>
        <w:r>
          <w:rPr>
            <w:noProof/>
            <w:webHidden/>
          </w:rPr>
          <w:fldChar w:fldCharType="separate"/>
        </w:r>
        <w:r>
          <w:rPr>
            <w:noProof/>
            <w:webHidden/>
          </w:rPr>
          <w:t>38</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7" w:history="1">
        <w:r w:rsidRPr="00D93DFE">
          <w:rPr>
            <w:rStyle w:val="Lienhypertexte"/>
            <w:noProof/>
          </w:rPr>
          <w:t>Figure 16 Options for discovering a UML Class Diagram model from a Microsoft library</w:t>
        </w:r>
        <w:r>
          <w:rPr>
            <w:noProof/>
            <w:webHidden/>
          </w:rPr>
          <w:tab/>
        </w:r>
        <w:r>
          <w:rPr>
            <w:noProof/>
            <w:webHidden/>
          </w:rPr>
          <w:fldChar w:fldCharType="begin"/>
        </w:r>
        <w:r>
          <w:rPr>
            <w:noProof/>
            <w:webHidden/>
          </w:rPr>
          <w:instrText xml:space="preserve"> PAGEREF _Toc397350337 \h </w:instrText>
        </w:r>
        <w:r>
          <w:rPr>
            <w:noProof/>
            <w:webHidden/>
          </w:rPr>
        </w:r>
        <w:r>
          <w:rPr>
            <w:noProof/>
            <w:webHidden/>
          </w:rPr>
          <w:fldChar w:fldCharType="separate"/>
        </w:r>
        <w:r>
          <w:rPr>
            <w:noProof/>
            <w:webHidden/>
          </w:rPr>
          <w:t>40</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8" w:history="1">
        <w:r w:rsidRPr="00D93DFE">
          <w:rPr>
            <w:rStyle w:val="Lienhypertexte"/>
            <w:noProof/>
          </w:rPr>
          <w:t>Figure 22 RTT activation in Eclipse</w:t>
        </w:r>
        <w:r>
          <w:rPr>
            <w:noProof/>
            <w:webHidden/>
          </w:rPr>
          <w:tab/>
        </w:r>
        <w:r>
          <w:rPr>
            <w:noProof/>
            <w:webHidden/>
          </w:rPr>
          <w:fldChar w:fldCharType="begin"/>
        </w:r>
        <w:r>
          <w:rPr>
            <w:noProof/>
            <w:webHidden/>
          </w:rPr>
          <w:instrText xml:space="preserve"> PAGEREF _Toc397350338 \h </w:instrText>
        </w:r>
        <w:r>
          <w:rPr>
            <w:noProof/>
            <w:webHidden/>
          </w:rPr>
        </w:r>
        <w:r>
          <w:rPr>
            <w:noProof/>
            <w:webHidden/>
          </w:rPr>
          <w:fldChar w:fldCharType="separate"/>
        </w:r>
        <w:r>
          <w:rPr>
            <w:noProof/>
            <w:webHidden/>
          </w:rPr>
          <w:t>48</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39" w:history="1">
        <w:r w:rsidRPr="00D93DFE">
          <w:rPr>
            <w:rStyle w:val="Lienhypertexte"/>
            <w:noProof/>
          </w:rPr>
          <w:t>Figure 23 RTT wizard</w:t>
        </w:r>
        <w:r>
          <w:rPr>
            <w:noProof/>
            <w:webHidden/>
          </w:rPr>
          <w:tab/>
        </w:r>
        <w:r>
          <w:rPr>
            <w:noProof/>
            <w:webHidden/>
          </w:rPr>
          <w:fldChar w:fldCharType="begin"/>
        </w:r>
        <w:r>
          <w:rPr>
            <w:noProof/>
            <w:webHidden/>
          </w:rPr>
          <w:instrText xml:space="preserve"> PAGEREF _Toc397350339 \h </w:instrText>
        </w:r>
        <w:r>
          <w:rPr>
            <w:noProof/>
            <w:webHidden/>
          </w:rPr>
        </w:r>
        <w:r>
          <w:rPr>
            <w:noProof/>
            <w:webHidden/>
          </w:rPr>
          <w:fldChar w:fldCharType="separate"/>
        </w:r>
        <w:r>
          <w:rPr>
            <w:noProof/>
            <w:webHidden/>
          </w:rPr>
          <w:t>48</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40" w:history="1">
        <w:r w:rsidRPr="00D93DFE">
          <w:rPr>
            <w:rStyle w:val="Lienhypertexte"/>
            <w:noProof/>
          </w:rPr>
          <w:t>Figure 24 RTT wizard for Presentation layer</w:t>
        </w:r>
        <w:r>
          <w:rPr>
            <w:noProof/>
            <w:webHidden/>
          </w:rPr>
          <w:tab/>
        </w:r>
        <w:r>
          <w:rPr>
            <w:noProof/>
            <w:webHidden/>
          </w:rPr>
          <w:fldChar w:fldCharType="begin"/>
        </w:r>
        <w:r>
          <w:rPr>
            <w:noProof/>
            <w:webHidden/>
          </w:rPr>
          <w:instrText xml:space="preserve"> PAGEREF _Toc397350340 \h </w:instrText>
        </w:r>
        <w:r>
          <w:rPr>
            <w:noProof/>
            <w:webHidden/>
          </w:rPr>
        </w:r>
        <w:r>
          <w:rPr>
            <w:noProof/>
            <w:webHidden/>
          </w:rPr>
          <w:fldChar w:fldCharType="separate"/>
        </w:r>
        <w:r>
          <w:rPr>
            <w:noProof/>
            <w:webHidden/>
          </w:rPr>
          <w:t>48</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41" w:history="1">
        <w:r w:rsidRPr="00D93DFE">
          <w:rPr>
            <w:rStyle w:val="Lienhypertexte"/>
            <w:noProof/>
          </w:rPr>
          <w:t>Figure 25 RTT wizard for Business layer</w:t>
        </w:r>
        <w:r>
          <w:rPr>
            <w:noProof/>
            <w:webHidden/>
          </w:rPr>
          <w:tab/>
        </w:r>
        <w:r>
          <w:rPr>
            <w:noProof/>
            <w:webHidden/>
          </w:rPr>
          <w:fldChar w:fldCharType="begin"/>
        </w:r>
        <w:r>
          <w:rPr>
            <w:noProof/>
            <w:webHidden/>
          </w:rPr>
          <w:instrText xml:space="preserve"> PAGEREF _Toc397350341 \h </w:instrText>
        </w:r>
        <w:r>
          <w:rPr>
            <w:noProof/>
            <w:webHidden/>
          </w:rPr>
        </w:r>
        <w:r>
          <w:rPr>
            <w:noProof/>
            <w:webHidden/>
          </w:rPr>
          <w:fldChar w:fldCharType="separate"/>
        </w:r>
        <w:r>
          <w:rPr>
            <w:noProof/>
            <w:webHidden/>
          </w:rPr>
          <w:t>49</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42" w:history="1">
        <w:r w:rsidRPr="00D93DFE">
          <w:rPr>
            <w:rStyle w:val="Lienhypertexte"/>
            <w:noProof/>
          </w:rPr>
          <w:t>Figure 26 RTT wizard for reusable code selection</w:t>
        </w:r>
        <w:r>
          <w:rPr>
            <w:noProof/>
            <w:webHidden/>
          </w:rPr>
          <w:tab/>
        </w:r>
        <w:r>
          <w:rPr>
            <w:noProof/>
            <w:webHidden/>
          </w:rPr>
          <w:fldChar w:fldCharType="begin"/>
        </w:r>
        <w:r>
          <w:rPr>
            <w:noProof/>
            <w:webHidden/>
          </w:rPr>
          <w:instrText xml:space="preserve"> PAGEREF _Toc397350342 \h </w:instrText>
        </w:r>
        <w:r>
          <w:rPr>
            <w:noProof/>
            <w:webHidden/>
          </w:rPr>
        </w:r>
        <w:r>
          <w:rPr>
            <w:noProof/>
            <w:webHidden/>
          </w:rPr>
          <w:fldChar w:fldCharType="separate"/>
        </w:r>
        <w:r>
          <w:rPr>
            <w:noProof/>
            <w:webHidden/>
          </w:rPr>
          <w:t>50</w:t>
        </w:r>
        <w:r>
          <w:rPr>
            <w:noProof/>
            <w:webHidden/>
          </w:rPr>
          <w:fldChar w:fldCharType="end"/>
        </w:r>
      </w:hyperlink>
    </w:p>
    <w:p w:rsidR="00D50053" w:rsidRPr="002F0BFA" w:rsidRDefault="00FB5EB5" w:rsidP="00001E1F">
      <w:pPr>
        <w:rPr>
          <w:rFonts w:ascii="Verdana" w:hAnsi="Verdana"/>
          <w:smallCaps/>
          <w:sz w:val="20"/>
          <w:szCs w:val="20"/>
        </w:rPr>
      </w:pPr>
      <w:r w:rsidRPr="002F0BFA">
        <w:fldChar w:fldCharType="end"/>
      </w:r>
    </w:p>
    <w:p w:rsidR="00D50053" w:rsidRPr="002F0BFA" w:rsidRDefault="00D50053" w:rsidP="00001E1F">
      <w:pPr>
        <w:rPr>
          <w:sz w:val="20"/>
          <w:szCs w:val="20"/>
        </w:rPr>
      </w:pPr>
    </w:p>
    <w:p w:rsidR="00D50053" w:rsidRPr="002F0BFA" w:rsidRDefault="0014655D" w:rsidP="008074E3">
      <w:pPr>
        <w:pStyle w:val="Titre1"/>
        <w:numPr>
          <w:ilvl w:val="0"/>
          <w:numId w:val="0"/>
        </w:numPr>
        <w:jc w:val="center"/>
        <w:rPr>
          <w:rFonts w:ascii="Verdana" w:hAnsi="Verdana"/>
        </w:rPr>
      </w:pPr>
      <w:bookmarkStart w:id="2" w:name="_Toc397350221"/>
      <w:r>
        <w:rPr>
          <w:noProof/>
          <w:lang w:eastAsia="en-GB"/>
        </w:rPr>
        <w:pict>
          <v:line id="Line 11" o:spid="_x0000_s1030" style="position:absolute;left:0;text-align:left;flip:y;z-index:251671552;visibility:visible" from="0,2.7pt" to="4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" strokeweight="4.5pt">
            <v:stroke linestyle="thinThick"/>
          </v:line>
        </w:pict>
      </w:r>
      <w:r w:rsidR="00D50053" w:rsidRPr="002F0BFA">
        <w:t>Table of Tables</w:t>
      </w:r>
      <w:bookmarkEnd w:id="2"/>
    </w:p>
    <w:p w:rsidR="00D50053" w:rsidRPr="002F0BFA" w:rsidRDefault="0014655D" w:rsidP="00D50053">
      <w:pPr>
        <w:rPr>
          <w:rFonts w:ascii="Verdana" w:hAnsi="Verdana"/>
          <w:sz w:val="20"/>
          <w:szCs w:val="20"/>
        </w:rPr>
      </w:pPr>
      <w:r>
        <w:rPr>
          <w:b/>
          <w:noProof/>
          <w:lang w:eastAsia="en-GB"/>
        </w:rPr>
        <w:pict>
          <v:line id="Line 12" o:spid="_x0000_s1029" style="position:absolute;left:0;text-align:left;flip:y;z-index:251672576;visibility:visible" from="0,2.8pt" to="41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" o:allowincell="f" strokeweight="4.5pt">
            <v:stroke linestyle="thinThick"/>
          </v:line>
        </w:pict>
      </w:r>
    </w:p>
    <w:bookmarkStart w:id="3" w:name="_GoBack"/>
    <w:bookmarkEnd w:id="3"/>
    <w:p w:rsidR="001C00C2" w:rsidRDefault="00FB5EB5">
      <w:pPr>
        <w:pStyle w:val="Tabledesillustrations"/>
        <w:tabs>
          <w:tab w:val="right" w:leader="dot" w:pos="8494"/>
        </w:tabs>
        <w:rPr>
          <w:rFonts w:asciiTheme="minorHAnsi" w:eastAsiaTheme="minorEastAsia" w:hAnsiTheme="minorHAnsi" w:cstheme="minorBidi"/>
          <w:smallCaps w:val="0"/>
          <w:noProof/>
          <w:szCs w:val="22"/>
          <w:lang w:val="fr-FR" w:eastAsia="fr-FR"/>
        </w:rPr>
      </w:pPr>
      <w:r w:rsidRPr="002F0BFA">
        <w:rPr>
          <w:szCs w:val="22"/>
        </w:rPr>
        <w:fldChar w:fldCharType="begin"/>
      </w:r>
      <w:r w:rsidR="00D50053" w:rsidRPr="002F0BFA">
        <w:instrText xml:space="preserve"> TOC \h \z \c "Table" </w:instrText>
      </w:r>
      <w:r w:rsidRPr="002F0BFA">
        <w:rPr>
          <w:szCs w:val="22"/>
        </w:rPr>
        <w:fldChar w:fldCharType="separate"/>
      </w:r>
      <w:hyperlink w:anchor="_Toc397350348" w:history="1">
        <w:r w:rsidR="001C00C2" w:rsidRPr="00D0783E">
          <w:rPr>
            <w:rStyle w:val="Lienhypertexte"/>
            <w:noProof/>
          </w:rPr>
          <w:t>Table 1 Mapping (excerpt) used in the Java-to-UML Class diagram transformation</w:t>
        </w:r>
        <w:r w:rsidR="001C00C2">
          <w:rPr>
            <w:noProof/>
            <w:webHidden/>
          </w:rPr>
          <w:tab/>
        </w:r>
        <w:r w:rsidR="001C00C2">
          <w:rPr>
            <w:noProof/>
            <w:webHidden/>
          </w:rPr>
          <w:fldChar w:fldCharType="begin"/>
        </w:r>
        <w:r w:rsidR="001C00C2">
          <w:rPr>
            <w:noProof/>
            <w:webHidden/>
          </w:rPr>
          <w:instrText xml:space="preserve"> PAGEREF _Toc397350348 \h </w:instrText>
        </w:r>
        <w:r w:rsidR="001C00C2">
          <w:rPr>
            <w:noProof/>
            <w:webHidden/>
          </w:rPr>
        </w:r>
        <w:r w:rsidR="001C00C2">
          <w:rPr>
            <w:noProof/>
            <w:webHidden/>
          </w:rPr>
          <w:fldChar w:fldCharType="separate"/>
        </w:r>
        <w:r w:rsidR="001C00C2">
          <w:rPr>
            <w:noProof/>
            <w:webHidden/>
          </w:rPr>
          <w:t>22</w:t>
        </w:r>
        <w:r w:rsidR="001C00C2">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49" w:history="1">
        <w:r w:rsidRPr="00D0783E">
          <w:rPr>
            <w:rStyle w:val="Lienhypertexte"/>
            <w:noProof/>
          </w:rPr>
          <w:t>Table 2 Mapping (excerpt) used in the Java-to-UML Activity diagrams transformation</w:t>
        </w:r>
        <w:r>
          <w:rPr>
            <w:noProof/>
            <w:webHidden/>
          </w:rPr>
          <w:tab/>
        </w:r>
        <w:r>
          <w:rPr>
            <w:noProof/>
            <w:webHidden/>
          </w:rPr>
          <w:fldChar w:fldCharType="begin"/>
        </w:r>
        <w:r>
          <w:rPr>
            <w:noProof/>
            <w:webHidden/>
          </w:rPr>
          <w:instrText xml:space="preserve"> PAGEREF _Toc397350349 \h </w:instrText>
        </w:r>
        <w:r>
          <w:rPr>
            <w:noProof/>
            <w:webHidden/>
          </w:rPr>
        </w:r>
        <w:r>
          <w:rPr>
            <w:noProof/>
            <w:webHidden/>
          </w:rPr>
          <w:fldChar w:fldCharType="separate"/>
        </w:r>
        <w:r>
          <w:rPr>
            <w:noProof/>
            <w:webHidden/>
          </w:rPr>
          <w:t>25</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50" w:history="1">
        <w:r w:rsidRPr="00D0783E">
          <w:rPr>
            <w:rStyle w:val="Lienhypertexte"/>
            <w:noProof/>
          </w:rPr>
          <w:t>Table 3 Mapping used in the SQL model injection</w:t>
        </w:r>
        <w:r>
          <w:rPr>
            <w:noProof/>
            <w:webHidden/>
          </w:rPr>
          <w:tab/>
        </w:r>
        <w:r>
          <w:rPr>
            <w:noProof/>
            <w:webHidden/>
          </w:rPr>
          <w:fldChar w:fldCharType="begin"/>
        </w:r>
        <w:r>
          <w:rPr>
            <w:noProof/>
            <w:webHidden/>
          </w:rPr>
          <w:instrText xml:space="preserve"> PAGEREF _Toc397350350 \h </w:instrText>
        </w:r>
        <w:r>
          <w:rPr>
            <w:noProof/>
            <w:webHidden/>
          </w:rPr>
        </w:r>
        <w:r>
          <w:rPr>
            <w:noProof/>
            <w:webHidden/>
          </w:rPr>
          <w:fldChar w:fldCharType="separate"/>
        </w:r>
        <w:r>
          <w:rPr>
            <w:noProof/>
            <w:webHidden/>
          </w:rPr>
          <w:t>31</w:t>
        </w:r>
        <w:r>
          <w:rPr>
            <w:noProof/>
            <w:webHidden/>
          </w:rPr>
          <w:fldChar w:fldCharType="end"/>
        </w:r>
      </w:hyperlink>
    </w:p>
    <w:p w:rsidR="001C00C2" w:rsidRDefault="001C00C2">
      <w:pPr>
        <w:pStyle w:val="Tabledesillustrations"/>
        <w:tabs>
          <w:tab w:val="right" w:leader="dot" w:pos="8494"/>
        </w:tabs>
        <w:rPr>
          <w:rFonts w:asciiTheme="minorHAnsi" w:eastAsiaTheme="minorEastAsia" w:hAnsiTheme="minorHAnsi" w:cstheme="minorBidi"/>
          <w:smallCaps w:val="0"/>
          <w:noProof/>
          <w:szCs w:val="22"/>
          <w:lang w:val="fr-FR" w:eastAsia="fr-FR"/>
        </w:rPr>
      </w:pPr>
      <w:hyperlink w:anchor="_Toc397350351" w:history="1">
        <w:r w:rsidRPr="00D0783E">
          <w:rPr>
            <w:rStyle w:val="Lienhypertexte"/>
            <w:noProof/>
          </w:rPr>
          <w:t>Table 4 Mapping used in the SQL\UML profiled-to-UML Object diagram transformation</w:t>
        </w:r>
        <w:r>
          <w:rPr>
            <w:noProof/>
            <w:webHidden/>
          </w:rPr>
          <w:tab/>
        </w:r>
        <w:r>
          <w:rPr>
            <w:noProof/>
            <w:webHidden/>
          </w:rPr>
          <w:fldChar w:fldCharType="begin"/>
        </w:r>
        <w:r>
          <w:rPr>
            <w:noProof/>
            <w:webHidden/>
          </w:rPr>
          <w:instrText xml:space="preserve"> PAGEREF _Toc397350351 \h </w:instrText>
        </w:r>
        <w:r>
          <w:rPr>
            <w:noProof/>
            <w:webHidden/>
          </w:rPr>
        </w:r>
        <w:r>
          <w:rPr>
            <w:noProof/>
            <w:webHidden/>
          </w:rPr>
          <w:fldChar w:fldCharType="separate"/>
        </w:r>
        <w:r>
          <w:rPr>
            <w:noProof/>
            <w:webHidden/>
          </w:rPr>
          <w:t>33</w:t>
        </w:r>
        <w:r>
          <w:rPr>
            <w:noProof/>
            <w:webHidden/>
          </w:rPr>
          <w:fldChar w:fldCharType="end"/>
        </w:r>
      </w:hyperlink>
    </w:p>
    <w:p w:rsidR="00D50053" w:rsidRDefault="00FB5EB5" w:rsidP="00D50053">
      <w:pPr>
        <w:rPr>
          <w:rFonts w:ascii="Verdana" w:hAnsi="Verdana"/>
          <w:sz w:val="20"/>
          <w:szCs w:val="20"/>
        </w:rPr>
      </w:pPr>
      <w:r w:rsidRPr="002F0BFA">
        <w:rPr>
          <w:rFonts w:ascii="Verdana" w:hAnsi="Verdana"/>
          <w:sz w:val="20"/>
          <w:szCs w:val="20"/>
        </w:rPr>
        <w:fldChar w:fldCharType="end"/>
      </w:r>
    </w:p>
    <w:p w:rsidR="00BE1B25" w:rsidRPr="002F0BFA" w:rsidRDefault="00BE1B25" w:rsidP="00D50053">
      <w:pPr>
        <w:rPr>
          <w:rFonts w:ascii="Verdana" w:hAnsi="Verdana"/>
          <w:sz w:val="20"/>
          <w:szCs w:val="20"/>
        </w:rPr>
      </w:pPr>
    </w:p>
    <w:p w:rsidR="008C1B1B" w:rsidRPr="002F0BFA" w:rsidRDefault="008C1B1B">
      <w:pPr>
        <w:spacing w:line="276" w:lineRule="auto"/>
        <w:jc w:val="left"/>
        <w:rPr>
          <w:rFonts w:asciiTheme="majorHAnsi" w:eastAsiaTheme="majorEastAsia" w:hAnsiTheme="majorHAnsi" w:cstheme="majorBidi"/>
          <w:b/>
          <w:bCs/>
          <w:color w:val="943634"/>
          <w:sz w:val="28"/>
          <w:szCs w:val="28"/>
          <w:u w:val="single"/>
        </w:rPr>
      </w:pPr>
      <w:r w:rsidRPr="002F0BFA">
        <w:rPr>
          <w:u w:val="single"/>
        </w:rPr>
        <w:br w:type="page"/>
      </w:r>
    </w:p>
    <w:p w:rsidR="008C1B1B" w:rsidRPr="002F0BFA" w:rsidRDefault="008C1B1B" w:rsidP="008C1B1B">
      <w:pPr>
        <w:rPr>
          <w:sz w:val="20"/>
          <w:szCs w:val="20"/>
        </w:rPr>
      </w:pPr>
    </w:p>
    <w:p w:rsidR="008C1B1B" w:rsidRPr="002F0BFA" w:rsidRDefault="0014655D" w:rsidP="008C1B1B">
      <w:pPr>
        <w:pStyle w:val="Titre1"/>
        <w:numPr>
          <w:ilvl w:val="0"/>
          <w:numId w:val="0"/>
        </w:numPr>
        <w:jc w:val="center"/>
        <w:rPr>
          <w:rFonts w:ascii="Verdana" w:hAnsi="Verdana"/>
        </w:rPr>
      </w:pPr>
      <w:bookmarkStart w:id="4" w:name="_Toc347403746"/>
      <w:bookmarkStart w:id="5" w:name="_Toc397350222"/>
      <w:r>
        <w:rPr>
          <w:noProof/>
          <w:lang w:eastAsia="en-GB"/>
        </w:rPr>
        <w:pict>
          <v:line id="_x0000_s1028" style="position:absolute;left:0;text-align:left;flip:y;z-index:251674624;visibility:visible;mso-wrap-distance-top:-3e-5mm;mso-wrap-distance-bottom:-3e-5mm" from="0,3.45pt" to="414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" strokeweight="4.5pt">
            <v:stroke linestyle="thinThick"/>
          </v:line>
        </w:pict>
      </w:r>
      <w:r w:rsidR="008C1B1B" w:rsidRPr="002F0BFA">
        <w:t>Terms and abbreviations</w:t>
      </w:r>
      <w:bookmarkEnd w:id="4"/>
      <w:bookmarkEnd w:id="5"/>
    </w:p>
    <w:p w:rsidR="008C1B1B" w:rsidRPr="002F0BFA" w:rsidRDefault="0014655D" w:rsidP="008C1B1B">
      <w:pPr>
        <w:rPr>
          <w:rFonts w:ascii="Verdana" w:hAnsi="Verdana"/>
          <w:sz w:val="20"/>
          <w:szCs w:val="20"/>
        </w:rPr>
      </w:pPr>
      <w:r>
        <w:rPr>
          <w:b/>
          <w:noProof/>
          <w:lang w:eastAsia="en-GB"/>
        </w:rPr>
        <w:pict>
          <v:line id="_x0000_s1027" style="position:absolute;left:0;text-align:left;flip:y;z-index:251675648;visibility:visible;mso-wrap-distance-top:-3e-5mm;mso-wrap-distance-bottom:-3e-5mm" from="0,3.55pt" to="41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" o:allowincell="f" strokeweight="4.5pt">
            <v:stroke linestyle="thinThick"/>
          </v:line>
        </w:pict>
      </w:r>
    </w:p>
    <w:tbl>
      <w:tblPr>
        <w:tblW w:w="7474"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7"/>
        <w:gridCol w:w="6047"/>
      </w:tblGrid>
      <w:tr w:rsidR="004C2115" w:rsidRPr="002F0BFA" w:rsidTr="00F06EE6">
        <w:trPr>
          <w:trHeight w:val="485"/>
          <w:jc w:val="center"/>
        </w:trPr>
        <w:tc>
          <w:tcPr>
            <w:tcW w:w="1427" w:type="dxa"/>
            <w:vAlign w:val="center"/>
          </w:tcPr>
          <w:p w:rsidR="004C2115" w:rsidRPr="002F0BFA" w:rsidRDefault="00A16684" w:rsidP="00F06EE6">
            <w:pPr>
              <w:spacing w:after="0"/>
              <w:jc w:val="center"/>
              <w:rPr>
                <w:rFonts w:cs="Calibri"/>
              </w:rPr>
            </w:pPr>
            <w:r w:rsidRPr="002F0BFA">
              <w:rPr>
                <w:rFonts w:cs="Calibri"/>
              </w:rPr>
              <w:t>API</w:t>
            </w:r>
          </w:p>
        </w:tc>
        <w:tc>
          <w:tcPr>
            <w:tcW w:w="6047" w:type="dxa"/>
            <w:tcBorders>
              <w:right w:val="double" w:sz="4" w:space="0" w:color="auto"/>
            </w:tcBorders>
            <w:vAlign w:val="center"/>
          </w:tcPr>
          <w:p w:rsidR="004C2115" w:rsidRPr="002F0BFA" w:rsidRDefault="00A16684" w:rsidP="00F06EE6">
            <w:pPr>
              <w:spacing w:after="0"/>
              <w:jc w:val="center"/>
              <w:rPr>
                <w:rFonts w:cs="Calibri"/>
              </w:rPr>
            </w:pPr>
            <w:r w:rsidRPr="002F0BFA">
              <w:rPr>
                <w:rFonts w:cs="Calibri"/>
              </w:rPr>
              <w:t>Application Programming Interface</w:t>
            </w:r>
          </w:p>
        </w:tc>
      </w:tr>
      <w:tr w:rsidR="004C2115" w:rsidRPr="002F0BFA" w:rsidTr="00F06EE6">
        <w:trPr>
          <w:trHeight w:val="485"/>
          <w:jc w:val="center"/>
        </w:trPr>
        <w:tc>
          <w:tcPr>
            <w:tcW w:w="1427" w:type="dxa"/>
            <w:vAlign w:val="center"/>
          </w:tcPr>
          <w:p w:rsidR="004C2115" w:rsidRPr="002F0BFA" w:rsidRDefault="004C2115" w:rsidP="00F06EE6">
            <w:pPr>
              <w:spacing w:after="0"/>
              <w:jc w:val="center"/>
              <w:rPr>
                <w:rFonts w:cs="Calibri"/>
              </w:rPr>
            </w:pPr>
            <w:r w:rsidRPr="002F0BFA">
              <w:rPr>
                <w:rFonts w:cs="Calibri"/>
              </w:rPr>
              <w:t>DLL</w:t>
            </w:r>
          </w:p>
        </w:tc>
        <w:tc>
          <w:tcPr>
            <w:tcW w:w="6047" w:type="dxa"/>
            <w:tcBorders>
              <w:right w:val="double" w:sz="4" w:space="0" w:color="auto"/>
            </w:tcBorders>
            <w:vAlign w:val="center"/>
          </w:tcPr>
          <w:p w:rsidR="004C2115" w:rsidRPr="002F0BFA" w:rsidRDefault="004C2115" w:rsidP="00F06EE6">
            <w:pPr>
              <w:spacing w:after="0"/>
              <w:jc w:val="center"/>
              <w:rPr>
                <w:rFonts w:cs="Calibri"/>
              </w:rPr>
            </w:pPr>
            <w:r w:rsidRPr="002F0BFA">
              <w:rPr>
                <w:rFonts w:cs="Calibri"/>
              </w:rPr>
              <w:t>Dynamic-Link Library</w:t>
            </w:r>
          </w:p>
        </w:tc>
      </w:tr>
      <w:tr w:rsidR="004C2115" w:rsidRPr="002F0BFA" w:rsidTr="00F06EE6">
        <w:trPr>
          <w:trHeight w:val="485"/>
          <w:jc w:val="center"/>
        </w:trPr>
        <w:tc>
          <w:tcPr>
            <w:tcW w:w="1427" w:type="dxa"/>
            <w:vAlign w:val="center"/>
          </w:tcPr>
          <w:p w:rsidR="004C2115" w:rsidRPr="002F0BFA" w:rsidRDefault="004C2115" w:rsidP="00F06EE6">
            <w:pPr>
              <w:spacing w:after="0"/>
              <w:jc w:val="center"/>
              <w:rPr>
                <w:rFonts w:cs="Calibri"/>
              </w:rPr>
            </w:pPr>
            <w:r w:rsidRPr="002F0BFA">
              <w:rPr>
                <w:rFonts w:cs="Calibri"/>
              </w:rPr>
              <w:t>EC</w:t>
            </w:r>
          </w:p>
        </w:tc>
        <w:tc>
          <w:tcPr>
            <w:tcW w:w="6047" w:type="dxa"/>
            <w:tcBorders>
              <w:right w:val="double" w:sz="4" w:space="0" w:color="auto"/>
            </w:tcBorders>
            <w:vAlign w:val="center"/>
          </w:tcPr>
          <w:p w:rsidR="004C2115" w:rsidRPr="002F0BFA" w:rsidRDefault="004C2115" w:rsidP="00F06EE6">
            <w:pPr>
              <w:spacing w:after="0"/>
              <w:jc w:val="center"/>
              <w:rPr>
                <w:rFonts w:cs="Calibri"/>
              </w:rPr>
            </w:pPr>
            <w:r w:rsidRPr="002F0BFA">
              <w:rPr>
                <w:rFonts w:cs="Calibri"/>
              </w:rPr>
              <w:t>European Commission</w:t>
            </w:r>
          </w:p>
        </w:tc>
      </w:tr>
      <w:tr w:rsidR="00BB24B0" w:rsidRPr="002F0BFA" w:rsidTr="00F06EE6">
        <w:trPr>
          <w:trHeight w:val="485"/>
          <w:jc w:val="center"/>
        </w:trPr>
        <w:tc>
          <w:tcPr>
            <w:tcW w:w="1427" w:type="dxa"/>
            <w:vAlign w:val="center"/>
          </w:tcPr>
          <w:p w:rsidR="00BB24B0" w:rsidRPr="002F0BFA" w:rsidRDefault="00BB24B0" w:rsidP="00F06EE6">
            <w:pPr>
              <w:spacing w:after="0"/>
              <w:jc w:val="center"/>
              <w:rPr>
                <w:rFonts w:cs="Calibri"/>
              </w:rPr>
            </w:pPr>
            <w:r w:rsidRPr="002F0BFA">
              <w:rPr>
                <w:rFonts w:cs="Calibri"/>
              </w:rPr>
              <w:t>EMF</w:t>
            </w:r>
          </w:p>
        </w:tc>
        <w:tc>
          <w:tcPr>
            <w:tcW w:w="6047" w:type="dxa"/>
            <w:tcBorders>
              <w:right w:val="double" w:sz="4" w:space="0" w:color="auto"/>
            </w:tcBorders>
            <w:vAlign w:val="center"/>
          </w:tcPr>
          <w:p w:rsidR="00BB24B0" w:rsidRPr="002F0BFA" w:rsidRDefault="00BB24B0" w:rsidP="00F06EE6">
            <w:pPr>
              <w:spacing w:after="0"/>
              <w:jc w:val="center"/>
              <w:rPr>
                <w:rFonts w:cs="Calibri"/>
              </w:rPr>
            </w:pPr>
            <w:r w:rsidRPr="002F0BFA">
              <w:rPr>
                <w:rFonts w:cs="Calibri"/>
              </w:rPr>
              <w:t xml:space="preserve">Eclipse </w:t>
            </w:r>
            <w:proofErr w:type="spellStart"/>
            <w:r w:rsidRPr="002F0BFA">
              <w:rPr>
                <w:rFonts w:cs="Calibri"/>
              </w:rPr>
              <w:t>Modeling</w:t>
            </w:r>
            <w:proofErr w:type="spellEnd"/>
            <w:r w:rsidRPr="002F0BFA">
              <w:rPr>
                <w:rFonts w:cs="Calibri"/>
              </w:rPr>
              <w:t xml:space="preserve"> Framework</w:t>
            </w:r>
          </w:p>
        </w:tc>
      </w:tr>
      <w:tr w:rsidR="005625FF" w:rsidRPr="002F0BFA" w:rsidTr="00F06EE6">
        <w:trPr>
          <w:trHeight w:val="485"/>
          <w:jc w:val="center"/>
        </w:trPr>
        <w:tc>
          <w:tcPr>
            <w:tcW w:w="1427" w:type="dxa"/>
            <w:vAlign w:val="center"/>
          </w:tcPr>
          <w:p w:rsidR="005625FF" w:rsidRPr="002F0BFA" w:rsidRDefault="005625FF" w:rsidP="00F06EE6">
            <w:pPr>
              <w:spacing w:after="0"/>
              <w:jc w:val="center"/>
              <w:rPr>
                <w:rFonts w:cs="Calibri"/>
              </w:rPr>
            </w:pPr>
            <w:r w:rsidRPr="002F0BFA">
              <w:rPr>
                <w:rFonts w:cs="Calibri"/>
              </w:rPr>
              <w:t>FE</w:t>
            </w:r>
          </w:p>
        </w:tc>
        <w:tc>
          <w:tcPr>
            <w:tcW w:w="6047" w:type="dxa"/>
            <w:tcBorders>
              <w:right w:val="double" w:sz="4" w:space="0" w:color="auto"/>
            </w:tcBorders>
            <w:vAlign w:val="center"/>
          </w:tcPr>
          <w:p w:rsidR="005625FF" w:rsidRPr="002F0BFA" w:rsidRDefault="005625FF" w:rsidP="00F06EE6">
            <w:pPr>
              <w:spacing w:after="0"/>
              <w:jc w:val="center"/>
              <w:rPr>
                <w:rFonts w:cs="Calibri"/>
              </w:rPr>
            </w:pPr>
            <w:r w:rsidRPr="002F0BFA">
              <w:rPr>
                <w:rFonts w:cs="Calibri"/>
              </w:rPr>
              <w:t>Forward Engineering</w:t>
            </w:r>
          </w:p>
        </w:tc>
      </w:tr>
      <w:tr w:rsidR="001E31A1" w:rsidRPr="002F0BFA" w:rsidTr="00F06EE6">
        <w:trPr>
          <w:trHeight w:val="485"/>
          <w:jc w:val="center"/>
        </w:trPr>
        <w:tc>
          <w:tcPr>
            <w:tcW w:w="1427" w:type="dxa"/>
            <w:vAlign w:val="center"/>
          </w:tcPr>
          <w:p w:rsidR="001E31A1" w:rsidRPr="002F0BFA" w:rsidRDefault="001E31A1" w:rsidP="00F06EE6">
            <w:pPr>
              <w:spacing w:after="0"/>
              <w:jc w:val="center"/>
              <w:rPr>
                <w:rFonts w:cs="Calibri"/>
              </w:rPr>
            </w:pPr>
            <w:r w:rsidRPr="002F0BFA">
              <w:rPr>
                <w:rFonts w:cs="Calibri"/>
              </w:rPr>
              <w:t>IDE</w:t>
            </w:r>
          </w:p>
        </w:tc>
        <w:tc>
          <w:tcPr>
            <w:tcW w:w="6047" w:type="dxa"/>
            <w:tcBorders>
              <w:right w:val="double" w:sz="4" w:space="0" w:color="auto"/>
            </w:tcBorders>
            <w:vAlign w:val="center"/>
          </w:tcPr>
          <w:p w:rsidR="001E31A1" w:rsidRPr="002F0BFA" w:rsidRDefault="001E31A1" w:rsidP="00F06EE6">
            <w:pPr>
              <w:spacing w:after="0"/>
              <w:jc w:val="center"/>
              <w:rPr>
                <w:rFonts w:cs="Calibri"/>
              </w:rPr>
            </w:pPr>
            <w:r w:rsidRPr="002F0BFA">
              <w:rPr>
                <w:rFonts w:cs="Calibri"/>
              </w:rPr>
              <w:t>Integrated Development Environment</w:t>
            </w:r>
          </w:p>
        </w:tc>
      </w:tr>
      <w:tr w:rsidR="00B77B9B" w:rsidRPr="002F0BFA" w:rsidTr="00F06EE6">
        <w:trPr>
          <w:trHeight w:val="485"/>
          <w:jc w:val="center"/>
        </w:trPr>
        <w:tc>
          <w:tcPr>
            <w:tcW w:w="1427" w:type="dxa"/>
            <w:vAlign w:val="center"/>
          </w:tcPr>
          <w:p w:rsidR="00B77B9B" w:rsidRPr="002F0BFA" w:rsidRDefault="00B77B9B" w:rsidP="00F06EE6">
            <w:pPr>
              <w:spacing w:after="0"/>
              <w:jc w:val="center"/>
              <w:rPr>
                <w:rFonts w:cs="Calibri"/>
              </w:rPr>
            </w:pPr>
            <w:r w:rsidRPr="002F0BFA">
              <w:rPr>
                <w:rFonts w:cs="Calibri"/>
              </w:rPr>
              <w:t>KDM</w:t>
            </w:r>
          </w:p>
        </w:tc>
        <w:tc>
          <w:tcPr>
            <w:tcW w:w="6047" w:type="dxa"/>
            <w:tcBorders>
              <w:right w:val="double" w:sz="4" w:space="0" w:color="auto"/>
            </w:tcBorders>
            <w:vAlign w:val="center"/>
          </w:tcPr>
          <w:p w:rsidR="00B77B9B" w:rsidRPr="002F0BFA" w:rsidRDefault="00B77B9B" w:rsidP="00F06EE6">
            <w:pPr>
              <w:spacing w:after="0"/>
              <w:jc w:val="center"/>
              <w:rPr>
                <w:rFonts w:cs="Calibri"/>
              </w:rPr>
            </w:pPr>
            <w:r w:rsidRPr="002F0BFA">
              <w:rPr>
                <w:rFonts w:cs="Calibri"/>
              </w:rPr>
              <w:t>Knowledge Discovery Metamodel</w:t>
            </w:r>
          </w:p>
        </w:tc>
      </w:tr>
      <w:tr w:rsidR="005625FF" w:rsidRPr="002F0BFA" w:rsidTr="00F06EE6">
        <w:trPr>
          <w:trHeight w:val="485"/>
          <w:jc w:val="center"/>
        </w:trPr>
        <w:tc>
          <w:tcPr>
            <w:tcW w:w="1427" w:type="dxa"/>
            <w:vAlign w:val="center"/>
          </w:tcPr>
          <w:p w:rsidR="005625FF" w:rsidRPr="002F0BFA" w:rsidRDefault="005625FF" w:rsidP="00F06EE6">
            <w:pPr>
              <w:spacing w:after="0"/>
              <w:jc w:val="center"/>
              <w:rPr>
                <w:rFonts w:cs="Calibri"/>
              </w:rPr>
            </w:pPr>
            <w:r w:rsidRPr="002F0BFA">
              <w:rPr>
                <w:rFonts w:cs="Calibri"/>
              </w:rPr>
              <w:t>MDE</w:t>
            </w:r>
          </w:p>
        </w:tc>
        <w:tc>
          <w:tcPr>
            <w:tcW w:w="6047" w:type="dxa"/>
            <w:tcBorders>
              <w:right w:val="double" w:sz="4" w:space="0" w:color="auto"/>
            </w:tcBorders>
            <w:vAlign w:val="center"/>
          </w:tcPr>
          <w:p w:rsidR="005625FF" w:rsidRPr="002F0BFA" w:rsidRDefault="005625FF" w:rsidP="00F06EE6">
            <w:pPr>
              <w:spacing w:after="0"/>
              <w:jc w:val="center"/>
              <w:rPr>
                <w:rFonts w:cs="Calibri"/>
              </w:rPr>
            </w:pPr>
            <w:r w:rsidRPr="002F0BFA">
              <w:rPr>
                <w:rFonts w:cs="Calibri"/>
              </w:rPr>
              <w:t>Model Driven Engineering</w:t>
            </w:r>
          </w:p>
        </w:tc>
      </w:tr>
      <w:tr w:rsidR="008C1B1B" w:rsidRPr="002F0BFA" w:rsidTr="00F06EE6">
        <w:trPr>
          <w:trHeight w:val="485"/>
          <w:jc w:val="center"/>
        </w:trPr>
        <w:tc>
          <w:tcPr>
            <w:tcW w:w="1427" w:type="dxa"/>
            <w:vAlign w:val="center"/>
          </w:tcPr>
          <w:p w:rsidR="008C1B1B" w:rsidRPr="002F0BFA" w:rsidRDefault="005625FF" w:rsidP="00F06EE6">
            <w:pPr>
              <w:spacing w:after="0"/>
              <w:jc w:val="center"/>
              <w:rPr>
                <w:rFonts w:cs="Calibri"/>
              </w:rPr>
            </w:pPr>
            <w:r w:rsidRPr="002F0BFA">
              <w:rPr>
                <w:rFonts w:cs="Calibri"/>
              </w:rPr>
              <w:t>MDRE</w:t>
            </w:r>
          </w:p>
        </w:tc>
        <w:tc>
          <w:tcPr>
            <w:tcW w:w="6047" w:type="dxa"/>
            <w:tcBorders>
              <w:right w:val="double" w:sz="4" w:space="0" w:color="auto"/>
            </w:tcBorders>
            <w:vAlign w:val="center"/>
          </w:tcPr>
          <w:p w:rsidR="008C1B1B" w:rsidRPr="002F0BFA" w:rsidRDefault="005625FF" w:rsidP="00F06EE6">
            <w:pPr>
              <w:spacing w:after="0"/>
              <w:jc w:val="center"/>
              <w:rPr>
                <w:rFonts w:cs="Calibri"/>
              </w:rPr>
            </w:pPr>
            <w:r w:rsidRPr="002F0BFA">
              <w:rPr>
                <w:rFonts w:cs="Calibri"/>
              </w:rPr>
              <w:t>Model Driven Reverse Engineering</w:t>
            </w:r>
          </w:p>
        </w:tc>
      </w:tr>
      <w:tr w:rsidR="00CA6172" w:rsidRPr="002F0BFA" w:rsidTr="00F06EE6">
        <w:trPr>
          <w:trHeight w:val="485"/>
          <w:jc w:val="center"/>
        </w:trPr>
        <w:tc>
          <w:tcPr>
            <w:tcW w:w="1427" w:type="dxa"/>
            <w:vAlign w:val="center"/>
          </w:tcPr>
          <w:p w:rsidR="00CA6172" w:rsidRPr="002F0BFA" w:rsidRDefault="00CA6172" w:rsidP="00F06EE6">
            <w:pPr>
              <w:spacing w:after="0"/>
              <w:jc w:val="center"/>
              <w:rPr>
                <w:rFonts w:cs="Calibri"/>
              </w:rPr>
            </w:pPr>
            <w:r w:rsidRPr="002F0BFA">
              <w:rPr>
                <w:rFonts w:cs="Calibri"/>
              </w:rPr>
              <w:t>PSM</w:t>
            </w:r>
          </w:p>
        </w:tc>
        <w:tc>
          <w:tcPr>
            <w:tcW w:w="6047" w:type="dxa"/>
            <w:tcBorders>
              <w:right w:val="double" w:sz="4" w:space="0" w:color="auto"/>
            </w:tcBorders>
            <w:vAlign w:val="center"/>
          </w:tcPr>
          <w:p w:rsidR="00CA6172" w:rsidRPr="002F0BFA" w:rsidRDefault="00CA6172" w:rsidP="00F06EE6">
            <w:pPr>
              <w:spacing w:after="0"/>
              <w:jc w:val="center"/>
              <w:rPr>
                <w:rFonts w:cs="Calibri"/>
              </w:rPr>
            </w:pPr>
            <w:r w:rsidRPr="002F0BFA">
              <w:rPr>
                <w:rFonts w:cs="Calibri"/>
              </w:rPr>
              <w:t>Platform Specific Model</w:t>
            </w:r>
          </w:p>
        </w:tc>
      </w:tr>
      <w:tr w:rsidR="008C1B1B" w:rsidRPr="002F0BFA" w:rsidTr="00F06EE6">
        <w:trPr>
          <w:trHeight w:val="485"/>
          <w:jc w:val="center"/>
        </w:trPr>
        <w:tc>
          <w:tcPr>
            <w:tcW w:w="1427" w:type="dxa"/>
            <w:vAlign w:val="center"/>
          </w:tcPr>
          <w:p w:rsidR="008C1B1B" w:rsidRPr="002F0BFA" w:rsidRDefault="005625FF" w:rsidP="00F06EE6">
            <w:pPr>
              <w:spacing w:after="0"/>
              <w:jc w:val="center"/>
              <w:rPr>
                <w:rFonts w:cs="Calibri"/>
              </w:rPr>
            </w:pPr>
            <w:r w:rsidRPr="002F0BFA">
              <w:rPr>
                <w:rFonts w:cs="Calibri"/>
              </w:rPr>
              <w:t>RE</w:t>
            </w:r>
          </w:p>
        </w:tc>
        <w:tc>
          <w:tcPr>
            <w:tcW w:w="6047" w:type="dxa"/>
            <w:tcBorders>
              <w:right w:val="double" w:sz="4" w:space="0" w:color="auto"/>
            </w:tcBorders>
            <w:vAlign w:val="center"/>
          </w:tcPr>
          <w:p w:rsidR="008C1B1B" w:rsidRPr="002F0BFA" w:rsidRDefault="005625FF" w:rsidP="00F06EE6">
            <w:pPr>
              <w:spacing w:after="0"/>
              <w:jc w:val="center"/>
              <w:rPr>
                <w:rFonts w:cs="Calibri"/>
              </w:rPr>
            </w:pPr>
            <w:r w:rsidRPr="002F0BFA">
              <w:rPr>
                <w:rFonts w:cs="Calibri"/>
              </w:rPr>
              <w:t>Reverse Engineering</w:t>
            </w:r>
          </w:p>
        </w:tc>
      </w:tr>
      <w:tr w:rsidR="00CA6172" w:rsidRPr="002F0BFA" w:rsidTr="00F06EE6">
        <w:trPr>
          <w:trHeight w:val="485"/>
          <w:jc w:val="center"/>
        </w:trPr>
        <w:tc>
          <w:tcPr>
            <w:tcW w:w="1427" w:type="dxa"/>
            <w:vAlign w:val="center"/>
          </w:tcPr>
          <w:p w:rsidR="00CA6172" w:rsidRPr="002F0BFA" w:rsidRDefault="00CA6172" w:rsidP="00F06EE6">
            <w:pPr>
              <w:spacing w:after="0"/>
              <w:jc w:val="center"/>
              <w:rPr>
                <w:rFonts w:cs="Calibri"/>
              </w:rPr>
            </w:pPr>
            <w:proofErr w:type="spellStart"/>
            <w:r w:rsidRPr="002F0BFA">
              <w:rPr>
                <w:rFonts w:cs="Calibri"/>
              </w:rPr>
              <w:t>Sparx</w:t>
            </w:r>
            <w:proofErr w:type="spellEnd"/>
            <w:r w:rsidRPr="002F0BFA">
              <w:rPr>
                <w:rFonts w:cs="Calibri"/>
              </w:rPr>
              <w:t xml:space="preserve"> EA</w:t>
            </w:r>
          </w:p>
        </w:tc>
        <w:tc>
          <w:tcPr>
            <w:tcW w:w="6047" w:type="dxa"/>
            <w:tcBorders>
              <w:right w:val="double" w:sz="4" w:space="0" w:color="auto"/>
            </w:tcBorders>
            <w:vAlign w:val="center"/>
          </w:tcPr>
          <w:p w:rsidR="00CA6172" w:rsidRPr="002F0BFA" w:rsidRDefault="00CA6172" w:rsidP="00F06EE6">
            <w:pPr>
              <w:spacing w:after="0"/>
              <w:jc w:val="center"/>
              <w:rPr>
                <w:rFonts w:cs="Calibri"/>
              </w:rPr>
            </w:pPr>
            <w:proofErr w:type="spellStart"/>
            <w:r w:rsidRPr="002F0BFA">
              <w:rPr>
                <w:rFonts w:cs="Calibri"/>
              </w:rPr>
              <w:t>Sparx</w:t>
            </w:r>
            <w:proofErr w:type="spellEnd"/>
            <w:r w:rsidRPr="002F0BFA">
              <w:rPr>
                <w:rFonts w:cs="Calibri"/>
              </w:rPr>
              <w:t xml:space="preserve"> Enterprise Architect</w:t>
            </w:r>
          </w:p>
        </w:tc>
      </w:tr>
      <w:tr w:rsidR="007F0B6A" w:rsidRPr="002F0BFA" w:rsidTr="00F06EE6">
        <w:trPr>
          <w:trHeight w:val="485"/>
          <w:jc w:val="center"/>
        </w:trPr>
        <w:tc>
          <w:tcPr>
            <w:tcW w:w="1427" w:type="dxa"/>
            <w:vAlign w:val="center"/>
          </w:tcPr>
          <w:p w:rsidR="007F0B6A" w:rsidRPr="002F0BFA" w:rsidRDefault="007F0B6A" w:rsidP="00F06EE6">
            <w:pPr>
              <w:spacing w:after="0"/>
              <w:jc w:val="center"/>
              <w:rPr>
                <w:rFonts w:cs="Calibri"/>
              </w:rPr>
            </w:pPr>
            <w:r w:rsidRPr="002F0BFA">
              <w:rPr>
                <w:rFonts w:cs="Calibri"/>
              </w:rPr>
              <w:t>TS</w:t>
            </w:r>
          </w:p>
        </w:tc>
        <w:tc>
          <w:tcPr>
            <w:tcW w:w="6047" w:type="dxa"/>
            <w:tcBorders>
              <w:right w:val="double" w:sz="4" w:space="0" w:color="auto"/>
            </w:tcBorders>
            <w:vAlign w:val="center"/>
          </w:tcPr>
          <w:p w:rsidR="007F0B6A" w:rsidRPr="002F0BFA" w:rsidRDefault="007F0B6A" w:rsidP="00F06EE6">
            <w:pPr>
              <w:spacing w:after="0"/>
              <w:jc w:val="center"/>
              <w:rPr>
                <w:rFonts w:cs="Calibri"/>
              </w:rPr>
            </w:pPr>
            <w:r w:rsidRPr="002F0BFA">
              <w:rPr>
                <w:rFonts w:cs="Calibri"/>
              </w:rPr>
              <w:t>Technical Space</w:t>
            </w:r>
          </w:p>
        </w:tc>
      </w:tr>
      <w:tr w:rsidR="008C1B1B" w:rsidRPr="002F0BFA" w:rsidTr="00F06EE6">
        <w:trPr>
          <w:trHeight w:val="485"/>
          <w:jc w:val="center"/>
        </w:trPr>
        <w:tc>
          <w:tcPr>
            <w:tcW w:w="1427" w:type="dxa"/>
            <w:vAlign w:val="center"/>
          </w:tcPr>
          <w:p w:rsidR="008C1B1B" w:rsidRPr="002F0BFA" w:rsidRDefault="00B77B9B" w:rsidP="00F06EE6">
            <w:pPr>
              <w:spacing w:after="0"/>
              <w:jc w:val="center"/>
              <w:rPr>
                <w:rFonts w:cs="Calibri"/>
              </w:rPr>
            </w:pPr>
            <w:r w:rsidRPr="002F0BFA">
              <w:rPr>
                <w:rFonts w:cs="Calibri"/>
              </w:rPr>
              <w:t>UML</w:t>
            </w:r>
          </w:p>
        </w:tc>
        <w:tc>
          <w:tcPr>
            <w:tcW w:w="6047" w:type="dxa"/>
            <w:tcBorders>
              <w:right w:val="double" w:sz="4" w:space="0" w:color="auto"/>
            </w:tcBorders>
            <w:vAlign w:val="center"/>
          </w:tcPr>
          <w:p w:rsidR="008C1B1B" w:rsidRPr="002F0BFA" w:rsidRDefault="00B77B9B" w:rsidP="00F06EE6">
            <w:pPr>
              <w:spacing w:after="0"/>
              <w:jc w:val="center"/>
              <w:rPr>
                <w:rFonts w:cs="Calibri"/>
              </w:rPr>
            </w:pPr>
            <w:r w:rsidRPr="002F0BFA">
              <w:rPr>
                <w:rFonts w:cs="Calibri"/>
              </w:rPr>
              <w:t>Unified Model Language</w:t>
            </w:r>
          </w:p>
        </w:tc>
      </w:tr>
      <w:tr w:rsidR="008C1B1B" w:rsidRPr="002F0BFA" w:rsidTr="00F06EE6">
        <w:trPr>
          <w:trHeight w:val="485"/>
          <w:jc w:val="center"/>
        </w:trPr>
        <w:tc>
          <w:tcPr>
            <w:tcW w:w="1427" w:type="dxa"/>
            <w:vAlign w:val="center"/>
          </w:tcPr>
          <w:p w:rsidR="008C1B1B" w:rsidRPr="002F0BFA" w:rsidRDefault="000C02F9" w:rsidP="00F06EE6">
            <w:pPr>
              <w:spacing w:after="0"/>
              <w:jc w:val="center"/>
              <w:rPr>
                <w:rFonts w:cs="Calibri"/>
              </w:rPr>
            </w:pPr>
            <w:r w:rsidRPr="002F0BFA">
              <w:rPr>
                <w:rFonts w:cs="Calibri"/>
              </w:rPr>
              <w:t>XML</w:t>
            </w:r>
          </w:p>
        </w:tc>
        <w:tc>
          <w:tcPr>
            <w:tcW w:w="6047" w:type="dxa"/>
            <w:tcBorders>
              <w:right w:val="double" w:sz="4" w:space="0" w:color="auto"/>
            </w:tcBorders>
            <w:vAlign w:val="center"/>
          </w:tcPr>
          <w:p w:rsidR="008C1B1B" w:rsidRPr="002F0BFA" w:rsidRDefault="000C02F9" w:rsidP="00F06EE6">
            <w:pPr>
              <w:spacing w:after="0"/>
              <w:jc w:val="center"/>
              <w:rPr>
                <w:rFonts w:cs="Calibri"/>
              </w:rPr>
            </w:pPr>
            <w:r w:rsidRPr="002F0BFA">
              <w:rPr>
                <w:rFonts w:cs="Calibri"/>
              </w:rPr>
              <w:t xml:space="preserve">Extensible </w:t>
            </w:r>
            <w:proofErr w:type="spellStart"/>
            <w:r w:rsidRPr="002F0BFA">
              <w:rPr>
                <w:rFonts w:cs="Calibri"/>
              </w:rPr>
              <w:t>Markup</w:t>
            </w:r>
            <w:proofErr w:type="spellEnd"/>
            <w:r w:rsidRPr="002F0BFA">
              <w:rPr>
                <w:rFonts w:cs="Calibri"/>
              </w:rPr>
              <w:t xml:space="preserve"> Language</w:t>
            </w:r>
          </w:p>
        </w:tc>
      </w:tr>
    </w:tbl>
    <w:p w:rsidR="00D50053" w:rsidRPr="002F0BFA" w:rsidRDefault="00D50053" w:rsidP="008D4E45">
      <w:pPr>
        <w:pStyle w:val="Titre1"/>
        <w:numPr>
          <w:ilvl w:val="0"/>
          <w:numId w:val="0"/>
        </w:numPr>
        <w:ind w:left="431" w:hanging="431"/>
      </w:pPr>
      <w:r w:rsidRPr="002F0BFA">
        <w:rPr>
          <w:u w:val="single"/>
        </w:rPr>
        <w:br w:type="page"/>
      </w:r>
      <w:bookmarkStart w:id="6" w:name="_Toc235609311"/>
      <w:bookmarkStart w:id="7" w:name="_Toc235611227"/>
      <w:bookmarkStart w:id="8" w:name="_Ref248088163"/>
      <w:bookmarkStart w:id="9" w:name="_Toc337747938"/>
      <w:bookmarkStart w:id="10" w:name="_Toc397350223"/>
      <w:r w:rsidRPr="002F0BFA">
        <w:lastRenderedPageBreak/>
        <w:t>Executive Summary</w:t>
      </w:r>
      <w:bookmarkEnd w:id="6"/>
      <w:bookmarkEnd w:id="7"/>
      <w:bookmarkEnd w:id="8"/>
      <w:bookmarkEnd w:id="9"/>
      <w:bookmarkEnd w:id="10"/>
    </w:p>
    <w:p w:rsidR="00962A20" w:rsidRDefault="00F3380F" w:rsidP="009038B2">
      <w:r w:rsidRPr="00AA230B">
        <w:rPr>
          <w:highlight w:val="yellow"/>
        </w:rPr>
        <w:t>Overall content of the deliverable</w:t>
      </w:r>
      <w:r>
        <w:t xml:space="preserve"> </w:t>
      </w:r>
    </w:p>
    <w:p w:rsidR="00395088" w:rsidRPr="002F0BFA" w:rsidRDefault="00A7577E" w:rsidP="009038B2">
      <w:r w:rsidRPr="002F0BFA">
        <w:t xml:space="preserve">As ARTIST is dealing with the migration of </w:t>
      </w:r>
      <w:r w:rsidR="00C40E34">
        <w:t>already existing</w:t>
      </w:r>
      <w:r w:rsidRPr="002F0BFA">
        <w:t xml:space="preserve"> systems (to the Cloud), Reverse Engineering occupies a fundamental part of the developed methodology, </w:t>
      </w:r>
      <w:r w:rsidR="00334D89" w:rsidRPr="002F0BFA">
        <w:t xml:space="preserve">general </w:t>
      </w:r>
      <w:r w:rsidRPr="002F0BFA">
        <w:t xml:space="preserve">process and </w:t>
      </w:r>
      <w:r w:rsidR="00334D89" w:rsidRPr="002F0BFA">
        <w:t xml:space="preserve">supporting </w:t>
      </w:r>
      <w:r w:rsidRPr="002F0BFA">
        <w:t>tooling.</w:t>
      </w:r>
      <w:r w:rsidR="009F0E4C" w:rsidRPr="002F0BFA">
        <w:t xml:space="preserve"> In order to be able to </w:t>
      </w:r>
      <w:r w:rsidR="0053262C" w:rsidRPr="002F0BFA">
        <w:t xml:space="preserve">efficiently </w:t>
      </w:r>
      <w:r w:rsidR="00BF22DA" w:rsidRPr="002F0BFA">
        <w:t>realize</w:t>
      </w:r>
      <w:r w:rsidR="009F0E4C" w:rsidRPr="002F0BFA">
        <w:t xml:space="preserve"> both the migration feasibility analysis and </w:t>
      </w:r>
      <w:r w:rsidR="00003FA2" w:rsidRPr="002F0BFA">
        <w:t xml:space="preserve">actual </w:t>
      </w:r>
      <w:r w:rsidR="009F0E4C" w:rsidRPr="002F0BFA">
        <w:t xml:space="preserve">migration itself, the prerequisite is to be able to obtain relevant and sufficient representations of the </w:t>
      </w:r>
      <w:r w:rsidR="00DD1F65">
        <w:t>already existing</w:t>
      </w:r>
      <w:r w:rsidR="009F0E4C" w:rsidRPr="002F0BFA">
        <w:t xml:space="preserve"> system to be migrated.</w:t>
      </w:r>
    </w:p>
    <w:p w:rsidR="00F200B5" w:rsidRPr="002F0BFA" w:rsidRDefault="00740155" w:rsidP="009038B2">
      <w:r w:rsidRPr="002F0BFA">
        <w:t xml:space="preserve">More precisely, </w:t>
      </w:r>
      <w:r w:rsidR="00F200B5" w:rsidRPr="002F0BFA">
        <w:t xml:space="preserve">ARTIST is following a MDE-based approach were models are </w:t>
      </w:r>
      <w:r w:rsidR="00323EB0" w:rsidRPr="002F0BFA">
        <w:t>considered and used</w:t>
      </w:r>
      <w:r w:rsidR="00F200B5" w:rsidRPr="002F0BFA">
        <w:t xml:space="preserve"> as main representation</w:t>
      </w:r>
      <w:r w:rsidR="00323EB0" w:rsidRPr="002F0BFA">
        <w:t>s</w:t>
      </w:r>
      <w:r w:rsidR="00F200B5" w:rsidRPr="002F0BFA">
        <w:t xml:space="preserve"> of a given </w:t>
      </w:r>
      <w:r w:rsidR="00502547">
        <w:t>existing</w:t>
      </w:r>
      <w:r w:rsidR="00F200B5" w:rsidRPr="002F0BFA">
        <w:t xml:space="preserve"> system.</w:t>
      </w:r>
      <w:r w:rsidR="00003FA2" w:rsidRPr="002F0BFA">
        <w:t xml:space="preserve"> Thus, </w:t>
      </w:r>
      <w:r w:rsidR="002F06DE" w:rsidRPr="002F0BFA">
        <w:t xml:space="preserve">a Model Driven Reverse Engineering </w:t>
      </w:r>
      <w:r w:rsidR="00BF22DA" w:rsidRPr="002F0BFA">
        <w:t xml:space="preserve">(MDRE) </w:t>
      </w:r>
      <w:r w:rsidR="002F06DE" w:rsidRPr="002F0BFA">
        <w:t xml:space="preserve">tooling is needed in order to (semi-)automatically produce these models out of the </w:t>
      </w:r>
      <w:r w:rsidR="00502547">
        <w:t>software</w:t>
      </w:r>
      <w:r w:rsidR="002F06DE" w:rsidRPr="002F0BFA">
        <w:t xml:space="preserve"> art</w:t>
      </w:r>
      <w:r w:rsidR="00CA0E69">
        <w:t>e</w:t>
      </w:r>
      <w:r w:rsidR="002F06DE" w:rsidRPr="002F0BFA">
        <w:t>facts composing the system.</w:t>
      </w:r>
      <w:r w:rsidR="00BF22DA" w:rsidRPr="002F0BFA">
        <w:t xml:space="preserve"> MDRE mainly consists in two main phases: Model Discovery and Model Understanding. While Model </w:t>
      </w:r>
      <w:r w:rsidR="00BC2CAF">
        <w:t>Discovery</w:t>
      </w:r>
      <w:r w:rsidR="00BC2CAF" w:rsidRPr="002F0BFA">
        <w:t xml:space="preserve"> </w:t>
      </w:r>
      <w:r w:rsidR="00BF22DA" w:rsidRPr="002F0BFA">
        <w:t xml:space="preserve">is about </w:t>
      </w:r>
      <w:r w:rsidR="00BC2CAF">
        <w:t>obtai</w:t>
      </w:r>
      <w:r w:rsidR="00D17A3C">
        <w:t>ni</w:t>
      </w:r>
      <w:r w:rsidR="00BC2CAF">
        <w:t xml:space="preserve">ng base (i.e., low-level) models from the various software artefacts composing the </w:t>
      </w:r>
      <w:r w:rsidR="00502547">
        <w:t xml:space="preserve">existing </w:t>
      </w:r>
      <w:r w:rsidR="00BC2CAF">
        <w:t xml:space="preserve">system, the main purpose of Model Understanding is to </w:t>
      </w:r>
      <w:r w:rsidR="00BF22DA" w:rsidRPr="002F0BFA">
        <w:t xml:space="preserve">perform </w:t>
      </w:r>
      <w:r w:rsidR="00BC2CAF">
        <w:t xml:space="preserve">a </w:t>
      </w:r>
      <w:r w:rsidR="00BF22DA" w:rsidRPr="002F0BFA">
        <w:t>deeper analysis/interpretation of these</w:t>
      </w:r>
      <w:r w:rsidR="00BC2CAF">
        <w:t xml:space="preserve"> discovered models </w:t>
      </w:r>
      <w:r w:rsidR="00BF22DA" w:rsidRPr="002F0BFA">
        <w:t>to prepare and facilitate the next steps of the migration.</w:t>
      </w:r>
    </w:p>
    <w:p w:rsidR="00962A20" w:rsidRDefault="00C53EDD" w:rsidP="009038B2">
      <w:r w:rsidRPr="00AA230B">
        <w:rPr>
          <w:highlight w:val="yellow"/>
        </w:rPr>
        <w:t>Context of the deliverable, how it is related to the overall project and target project work packages</w:t>
      </w:r>
      <w:r>
        <w:t xml:space="preserve"> </w:t>
      </w:r>
    </w:p>
    <w:p w:rsidR="00CC7A54" w:rsidRDefault="00BC2CAF" w:rsidP="009038B2">
      <w:r>
        <w:t xml:space="preserve">In the context of the ARTIST project, </w:t>
      </w:r>
      <w:r w:rsidR="002C7EDE" w:rsidRPr="002F0BFA">
        <w:t xml:space="preserve">Task 8.2 is dedicated to the study, design and implementation of the support </w:t>
      </w:r>
      <w:r w:rsidR="00935623" w:rsidRPr="002F0BFA">
        <w:t>to</w:t>
      </w:r>
      <w:r w:rsidR="002C7EDE" w:rsidRPr="002F0BFA">
        <w:t xml:space="preserve"> this initial Model Discovery phase.</w:t>
      </w:r>
      <w:r w:rsidR="009A6782" w:rsidRPr="002F0BFA">
        <w:t xml:space="preserve"> The present document is </w:t>
      </w:r>
      <w:r w:rsidR="00061BF1" w:rsidRPr="002F0BFA">
        <w:t xml:space="preserve">focusing on the </w:t>
      </w:r>
      <w:r w:rsidR="00DE0E67" w:rsidRPr="002F0BFA">
        <w:t>actual</w:t>
      </w:r>
      <w:r w:rsidR="002D54BF" w:rsidRPr="002F0BFA">
        <w:t xml:space="preserve"> </w:t>
      </w:r>
      <w:r w:rsidR="00061BF1" w:rsidRPr="002F0BFA">
        <w:t xml:space="preserve">tooling support </w:t>
      </w:r>
      <w:r w:rsidR="00165AF3" w:rsidRPr="002F0BFA">
        <w:t>concretely</w:t>
      </w:r>
      <w:r w:rsidR="00061BF1" w:rsidRPr="002F0BFA">
        <w:t xml:space="preserve"> implemented and provided within the context of ARTIST</w:t>
      </w:r>
      <w:r w:rsidR="00DD20BA">
        <w:t>, namely the</w:t>
      </w:r>
      <w:r w:rsidR="00CC7A54" w:rsidRPr="002F0BFA">
        <w:t xml:space="preserve"> ARTIST Model Discovery Toolbox. The main objective of this toolbox is to provide to the migration engineers the </w:t>
      </w:r>
      <w:r w:rsidR="00F05773" w:rsidRPr="002F0BFA">
        <w:t xml:space="preserve">set of </w:t>
      </w:r>
      <w:r w:rsidR="002D64DB" w:rsidRPr="002F0BFA">
        <w:t xml:space="preserve">generic </w:t>
      </w:r>
      <w:r w:rsidR="00F05773" w:rsidRPr="002F0BFA">
        <w:t>components</w:t>
      </w:r>
      <w:r w:rsidR="00CC7A54" w:rsidRPr="002F0BFA">
        <w:t xml:space="preserve"> they require to build base models from the various </w:t>
      </w:r>
      <w:r w:rsidR="0065639C">
        <w:t>software</w:t>
      </w:r>
      <w:r w:rsidR="00CC7A54" w:rsidRPr="002F0BFA">
        <w:t xml:space="preserve"> art</w:t>
      </w:r>
      <w:r w:rsidR="00CA0E69">
        <w:t>e</w:t>
      </w:r>
      <w:r w:rsidR="00CC7A54" w:rsidRPr="002F0BFA">
        <w:t xml:space="preserve">facts of a given </w:t>
      </w:r>
      <w:r w:rsidR="0065639C">
        <w:t>existing</w:t>
      </w:r>
      <w:r w:rsidR="00CC7A54" w:rsidRPr="002F0BFA">
        <w:t xml:space="preserve"> system. </w:t>
      </w:r>
      <w:r w:rsidR="004656AD">
        <w:t>T</w:t>
      </w:r>
      <w:r w:rsidR="004656AD" w:rsidRPr="002F0BFA">
        <w:t xml:space="preserve">he models produced are base models in the sense that they are direct/systematic representations of the content of the </w:t>
      </w:r>
      <w:r w:rsidR="00DE5CE6">
        <w:t>software</w:t>
      </w:r>
      <w:r w:rsidR="004656AD" w:rsidRPr="002F0BFA">
        <w:t xml:space="preserve"> art</w:t>
      </w:r>
      <w:r w:rsidR="00CA0E69">
        <w:t>e</w:t>
      </w:r>
      <w:r w:rsidR="004656AD" w:rsidRPr="002F0BFA">
        <w:t xml:space="preserve">facts, potentially conforming to different </w:t>
      </w:r>
      <w:proofErr w:type="spellStart"/>
      <w:r w:rsidR="004656AD" w:rsidRPr="002F0BFA">
        <w:t>metamodels</w:t>
      </w:r>
      <w:proofErr w:type="spellEnd"/>
      <w:r w:rsidR="004656AD" w:rsidRPr="002F0BFA">
        <w:t xml:space="preserve"> (e.g., UML, KDM or other more specific </w:t>
      </w:r>
      <w:proofErr w:type="spellStart"/>
      <w:r w:rsidR="004656AD" w:rsidRPr="002F0BFA">
        <w:t>metamodels</w:t>
      </w:r>
      <w:proofErr w:type="spellEnd"/>
      <w:r w:rsidR="004656AD" w:rsidRPr="002F0BFA">
        <w:t>). It is very important to notice that no further analysis or interpretation of this content have been realized up to this point: the ARTIST Model Understanding Toolbox (cf. D8.3.</w:t>
      </w:r>
      <w:r w:rsidR="004656AD">
        <w:t>2</w:t>
      </w:r>
      <w:r w:rsidR="004656AD" w:rsidRPr="002F0BFA">
        <w:t>) is then in charge of performing these next operations.</w:t>
      </w:r>
    </w:p>
    <w:p w:rsidR="00962A20" w:rsidRDefault="009570CD" w:rsidP="009038B2">
      <w:r w:rsidRPr="00AA230B">
        <w:rPr>
          <w:highlight w:val="yellow"/>
        </w:rPr>
        <w:t>List and summarize the main sections of the document and rationale for them</w:t>
      </w:r>
      <w:r>
        <w:t xml:space="preserve"> </w:t>
      </w:r>
    </w:p>
    <w:p w:rsidR="009570CD" w:rsidRPr="002F0BFA" w:rsidRDefault="009570CD" w:rsidP="009038B2">
      <w:r w:rsidRPr="002F0BFA">
        <w:t>As part of ARTIST and related to the project’s use cases, the support for both the Java EE and .NET technical spaces is being addressed. Thus, two main families of discovery components are provided accordingly</w:t>
      </w:r>
      <w:r w:rsidR="00820D71">
        <w:t xml:space="preserve"> (targeting these two main technical spaces)</w:t>
      </w:r>
      <w:r w:rsidRPr="002F0BFA">
        <w:t>. In addition to offering a big picture of the toolbox</w:t>
      </w:r>
      <w:r w:rsidR="00FA7E48">
        <w:t xml:space="preserve"> itself (architecture, functional and technical features, positioning in ARTIST)</w:t>
      </w:r>
      <w:r w:rsidRPr="002F0BFA">
        <w:t xml:space="preserve">, this deliverable is also </w:t>
      </w:r>
      <w:r w:rsidR="00FA7E48">
        <w:t xml:space="preserve">similarly </w:t>
      </w:r>
      <w:r w:rsidRPr="002F0BFA">
        <w:t xml:space="preserve">giving more insights on each one of the individual components developed </w:t>
      </w:r>
      <w:r w:rsidR="00524A29">
        <w:t xml:space="preserve">and/or proposed </w:t>
      </w:r>
      <w:r w:rsidRPr="002F0BFA">
        <w:t xml:space="preserve">by </w:t>
      </w:r>
      <w:r w:rsidR="00524A29">
        <w:t xml:space="preserve">the </w:t>
      </w:r>
      <w:r w:rsidRPr="002F0BFA">
        <w:t>different partners in</w:t>
      </w:r>
      <w:r w:rsidR="00524A29">
        <w:t xml:space="preserve">volved in this </w:t>
      </w:r>
      <w:r w:rsidR="00D602CC">
        <w:t xml:space="preserve">particular </w:t>
      </w:r>
      <w:r w:rsidR="00524A29">
        <w:t>aspect of</w:t>
      </w:r>
      <w:r w:rsidRPr="002F0BFA">
        <w:t xml:space="preserve"> the project.</w:t>
      </w:r>
      <w:r w:rsidR="00CA0E69">
        <w:t xml:space="preserve"> The document also addresses the support for trace</w:t>
      </w:r>
      <w:r w:rsidR="008A31F7">
        <w:t>ability</w:t>
      </w:r>
      <w:r w:rsidR="00CA0E69">
        <w:t xml:space="preserve"> which is required throughout the ARTIST modernization process. </w:t>
      </w:r>
      <w:r w:rsidR="008A31F7">
        <w:t>Such a support is described as part of this deliverable</w:t>
      </w:r>
      <w:r w:rsidR="001016DF">
        <w:t xml:space="preserve"> and Task 8.2/WP8</w:t>
      </w:r>
      <w:r w:rsidR="008A31F7">
        <w:t>, even though it is obviously relevant and useful within the context of other WPs</w:t>
      </w:r>
      <w:r w:rsidR="00CA0E69">
        <w:t>.</w:t>
      </w:r>
    </w:p>
    <w:p w:rsidR="00962A20" w:rsidRDefault="00E72004" w:rsidP="00E72004">
      <w:bookmarkStart w:id="11" w:name="_Toc337747939"/>
      <w:r w:rsidRPr="00AA230B">
        <w:rPr>
          <w:highlight w:val="yellow"/>
        </w:rPr>
        <w:t>Highlight main results and innovations brought by the deliverable to the project</w:t>
      </w:r>
      <w:r w:rsidRPr="002F0BFA">
        <w:t xml:space="preserve"> </w:t>
      </w:r>
    </w:p>
    <w:p w:rsidR="00E72004" w:rsidRDefault="00E72004" w:rsidP="00E72004">
      <w:r w:rsidRPr="002F0BFA">
        <w:t xml:space="preserve">The main innovation of the proposed toolbox is that it is open and extensible. </w:t>
      </w:r>
      <w:r w:rsidR="0024008C">
        <w:t>Thus, t</w:t>
      </w:r>
      <w:r w:rsidRPr="002F0BFA">
        <w:t xml:space="preserve">he base support currently offered relies on a set of well-established IDEs and related capabilities: </w:t>
      </w:r>
      <w:r w:rsidR="0024008C">
        <w:t xml:space="preserve">the </w:t>
      </w:r>
      <w:r w:rsidRPr="002F0BFA">
        <w:lastRenderedPageBreak/>
        <w:t xml:space="preserve">Eclipse </w:t>
      </w:r>
      <w:proofErr w:type="spellStart"/>
      <w:r w:rsidRPr="002F0BFA">
        <w:t>Modeling</w:t>
      </w:r>
      <w:proofErr w:type="spellEnd"/>
      <w:r w:rsidRPr="002F0BFA">
        <w:t xml:space="preserve"> project for the Java </w:t>
      </w:r>
      <w:r w:rsidR="001D761D">
        <w:t xml:space="preserve">technology </w:t>
      </w:r>
      <w:r>
        <w:t>and</w:t>
      </w:r>
      <w:r w:rsidRPr="002F0BFA">
        <w:t xml:space="preserve"> </w:t>
      </w:r>
      <w:r w:rsidR="0024008C">
        <w:t xml:space="preserve">the </w:t>
      </w:r>
      <w:proofErr w:type="spellStart"/>
      <w:r w:rsidRPr="002F0BFA">
        <w:t>Sparx</w:t>
      </w:r>
      <w:proofErr w:type="spellEnd"/>
      <w:r w:rsidRPr="002F0BFA">
        <w:t xml:space="preserve"> Enterprise Architect </w:t>
      </w:r>
      <w:r w:rsidR="0024008C">
        <w:t xml:space="preserve">solution </w:t>
      </w:r>
      <w:r w:rsidRPr="002F0BFA">
        <w:t xml:space="preserve">for </w:t>
      </w:r>
      <w:r w:rsidR="0024008C">
        <w:t xml:space="preserve">the </w:t>
      </w:r>
      <w:r w:rsidRPr="002F0BFA">
        <w:t xml:space="preserve">.NET </w:t>
      </w:r>
      <w:r w:rsidR="001D761D">
        <w:t>technology</w:t>
      </w:r>
      <w:r w:rsidRPr="002F0BFA">
        <w:t>. They have been/are being/will be reused and extended in order to design and build the new compo</w:t>
      </w:r>
      <w:r w:rsidR="0024008C">
        <w:t xml:space="preserve">nents implementing the required </w:t>
      </w:r>
      <w:r w:rsidRPr="002F0BFA">
        <w:t>functionalities</w:t>
      </w:r>
      <w:r w:rsidR="0024008C">
        <w:t xml:space="preserve"> as progressively identified within the course of the project</w:t>
      </w:r>
      <w:r w:rsidRPr="002F0BFA">
        <w:t>.</w:t>
      </w:r>
      <w:r w:rsidR="00E93944">
        <w:t xml:space="preserve"> </w:t>
      </w:r>
      <w:r w:rsidR="008D22E0">
        <w:t>In any case, e</w:t>
      </w:r>
      <w:r w:rsidR="00E93944">
        <w:t>xchanges between these two environments are ensured via model import/export capabilities</w:t>
      </w:r>
      <w:r>
        <w:t xml:space="preserve"> </w:t>
      </w:r>
      <w:r w:rsidR="00E93944">
        <w:t>using the UML standard as a base (and this is also true with other tasks and WPs such as T8.3 and WP9)</w:t>
      </w:r>
      <w:r w:rsidR="009F43DD">
        <w:t>.</w:t>
      </w:r>
    </w:p>
    <w:p w:rsidR="00962A20" w:rsidRDefault="004D683F" w:rsidP="00502547">
      <w:r w:rsidRPr="00AA230B">
        <w:rPr>
          <w:highlight w:val="yellow"/>
        </w:rPr>
        <w:t xml:space="preserve">Mention future related work in the project (next versions content, other deliverables to be produced, </w:t>
      </w:r>
      <w:proofErr w:type="spellStart"/>
      <w:r w:rsidRPr="00AA230B">
        <w:rPr>
          <w:highlight w:val="yellow"/>
        </w:rPr>
        <w:t>etc</w:t>
      </w:r>
      <w:proofErr w:type="spellEnd"/>
      <w:r w:rsidRPr="00AA230B">
        <w:rPr>
          <w:highlight w:val="yellow"/>
        </w:rPr>
        <w:t>)</w:t>
      </w:r>
      <w:r>
        <w:t xml:space="preserve"> </w:t>
      </w:r>
    </w:p>
    <w:p w:rsidR="008D4E45" w:rsidRPr="00502547" w:rsidRDefault="005242C8" w:rsidP="00502547">
      <w:r>
        <w:t>This deliverable presents the current version of the ARTIST Model Discovery Toolbox</w:t>
      </w:r>
      <w:r w:rsidR="003B3D2D">
        <w:t xml:space="preserve"> at M24</w:t>
      </w:r>
      <w:r>
        <w:t xml:space="preserve">, resulting from the consolidation and extension of the initial version of this same toolbox as provided at M12 (cf. ARTIST D8.2.1). </w:t>
      </w:r>
      <w:r w:rsidR="002B7D35">
        <w:t xml:space="preserve">It will be followed at M30 by a last version (in the context of ARTIST at least) of this toolbox that is planned to go a step further by offering more stable versions of the </w:t>
      </w:r>
      <w:r w:rsidR="001D761D">
        <w:t>discovery</w:t>
      </w:r>
      <w:r w:rsidR="002B7D35">
        <w:t xml:space="preserve"> components</w:t>
      </w:r>
      <w:r w:rsidR="001D761D">
        <w:t xml:space="preserve"> developed </w:t>
      </w:r>
      <w:r w:rsidR="00564365">
        <w:t xml:space="preserve">all </w:t>
      </w:r>
      <w:r w:rsidR="001D761D">
        <w:t xml:space="preserve">along the project, </w:t>
      </w:r>
      <w:r w:rsidR="002B7D35" w:rsidRPr="002B7D35">
        <w:rPr>
          <w:highlight w:val="yellow"/>
        </w:rPr>
        <w:t>a</w:t>
      </w:r>
      <w:r w:rsidR="00564365">
        <w:rPr>
          <w:highlight w:val="yellow"/>
        </w:rPr>
        <w:t xml:space="preserve"> more</w:t>
      </w:r>
      <w:r w:rsidR="001D761D">
        <w:rPr>
          <w:highlight w:val="yellow"/>
        </w:rPr>
        <w:t xml:space="preserve"> advance</w:t>
      </w:r>
      <w:r w:rsidR="00564365">
        <w:rPr>
          <w:highlight w:val="yellow"/>
        </w:rPr>
        <w:t>d</w:t>
      </w:r>
      <w:r w:rsidR="001D761D">
        <w:rPr>
          <w:highlight w:val="yellow"/>
        </w:rPr>
        <w:t xml:space="preserve"> </w:t>
      </w:r>
      <w:r w:rsidR="002B7D35" w:rsidRPr="002B7D35">
        <w:rPr>
          <w:highlight w:val="yellow"/>
        </w:rPr>
        <w:t>support for the</w:t>
      </w:r>
      <w:r w:rsidR="001D761D">
        <w:rPr>
          <w:highlight w:val="yellow"/>
        </w:rPr>
        <w:t xml:space="preserve"> main technologies considered in the project (i.e., Java and C#) and for the reuse of traces during the </w:t>
      </w:r>
      <w:r w:rsidR="00187689">
        <w:rPr>
          <w:highlight w:val="yellow"/>
        </w:rPr>
        <w:t>ARTIST</w:t>
      </w:r>
      <w:r w:rsidR="00365BE5">
        <w:rPr>
          <w:highlight w:val="yellow"/>
        </w:rPr>
        <w:t xml:space="preserve"> migration</w:t>
      </w:r>
      <w:r w:rsidR="001D761D">
        <w:rPr>
          <w:highlight w:val="yellow"/>
        </w:rPr>
        <w:t xml:space="preserve"> process</w:t>
      </w:r>
      <w:r w:rsidR="002B7D35" w:rsidRPr="002B7D35">
        <w:rPr>
          <w:highlight w:val="yellow"/>
        </w:rPr>
        <w:t>.</w:t>
      </w:r>
      <w:r w:rsidR="00962A20">
        <w:t xml:space="preserve"> </w:t>
      </w:r>
      <w:r w:rsidR="00962A20" w:rsidRPr="00962A20">
        <w:rPr>
          <w:highlight w:val="yellow"/>
        </w:rPr>
        <w:t>TO BE UPDATED AT M24!</w:t>
      </w:r>
      <w:r w:rsidR="008D4E45" w:rsidRPr="002F0BFA">
        <w:br w:type="page"/>
      </w:r>
    </w:p>
    <w:p w:rsidR="00D50053" w:rsidRPr="002F0BFA" w:rsidRDefault="00D50053" w:rsidP="00E35F93">
      <w:pPr>
        <w:pStyle w:val="Titre1"/>
      </w:pPr>
      <w:bookmarkStart w:id="12" w:name="_Toc397350224"/>
      <w:r w:rsidRPr="002F0BFA">
        <w:lastRenderedPageBreak/>
        <w:t>Introduction</w:t>
      </w:r>
      <w:bookmarkEnd w:id="11"/>
      <w:bookmarkEnd w:id="12"/>
    </w:p>
    <w:p w:rsidR="001F1286" w:rsidRPr="002F0BFA" w:rsidRDefault="001F1286" w:rsidP="009038B2">
      <w:r w:rsidRPr="002F0BFA">
        <w:t xml:space="preserve">Within </w:t>
      </w:r>
      <w:r w:rsidR="00832C33" w:rsidRPr="002F0BFA">
        <w:t>the context of</w:t>
      </w:r>
      <w:r w:rsidRPr="002F0BFA">
        <w:t xml:space="preserve"> ARTIST or </w:t>
      </w:r>
      <w:r w:rsidR="00851422" w:rsidRPr="002F0BFA">
        <w:t xml:space="preserve">more generally </w:t>
      </w:r>
      <w:r w:rsidRPr="002F0BFA">
        <w:t xml:space="preserve">in any other </w:t>
      </w:r>
      <w:r w:rsidR="00851422" w:rsidRPr="002F0BFA">
        <w:t>software modernization</w:t>
      </w:r>
      <w:r w:rsidRPr="002F0BFA">
        <w:t xml:space="preserve"> project, different kinds of </w:t>
      </w:r>
      <w:r w:rsidR="00B4329A">
        <w:t>software</w:t>
      </w:r>
      <w:r w:rsidRPr="002F0BFA">
        <w:t xml:space="preserve"> art</w:t>
      </w:r>
      <w:r w:rsidR="00CA0E69">
        <w:t>e</w:t>
      </w:r>
      <w:r w:rsidRPr="002F0BFA">
        <w:t>facts very often have to be considered.</w:t>
      </w:r>
      <w:r w:rsidR="00851422" w:rsidRPr="002F0BFA">
        <w:t xml:space="preserve"> They are usually heterogeneous in the sense of having different structures, formats, quality or rely</w:t>
      </w:r>
      <w:r w:rsidR="00C73B8A" w:rsidRPr="002F0BFA">
        <w:t>ing</w:t>
      </w:r>
      <w:r w:rsidR="00851422" w:rsidRPr="002F0BFA">
        <w:t xml:space="preserve"> on different technologies (cf. </w:t>
      </w:r>
      <w:r w:rsidR="00851422" w:rsidRPr="002F0BFA">
        <w:rPr>
          <w:i/>
        </w:rPr>
        <w:t xml:space="preserve">D8.1 “Taxonomy of Legacy </w:t>
      </w:r>
      <w:proofErr w:type="spellStart"/>
      <w:r w:rsidR="00851422" w:rsidRPr="002F0BFA">
        <w:rPr>
          <w:i/>
        </w:rPr>
        <w:t>Artifacts</w:t>
      </w:r>
      <w:proofErr w:type="spellEnd"/>
      <w:r w:rsidR="00851422" w:rsidRPr="002F0BFA">
        <w:rPr>
          <w:i/>
        </w:rPr>
        <w:t>”</w:t>
      </w:r>
      <w:r w:rsidR="00851422" w:rsidRPr="002F0BFA">
        <w:t xml:space="preserve"> for getting more details on these </w:t>
      </w:r>
      <w:r w:rsidR="006D54F1" w:rsidRPr="002F0BFA">
        <w:t xml:space="preserve">several </w:t>
      </w:r>
      <w:r w:rsidR="00851422" w:rsidRPr="002F0BFA">
        <w:t>aspects</w:t>
      </w:r>
      <w:r w:rsidR="001D5460" w:rsidRPr="002F0BFA">
        <w:t xml:space="preserve"> and their </w:t>
      </w:r>
      <w:r w:rsidR="00696EA2" w:rsidRPr="002F0BFA">
        <w:t xml:space="preserve">actual </w:t>
      </w:r>
      <w:r w:rsidR="00D471F5" w:rsidRPr="002F0BFA">
        <w:t>impact</w:t>
      </w:r>
      <w:r w:rsidR="007D43A3">
        <w:t xml:space="preserve"> on Model Discovery</w:t>
      </w:r>
      <w:r w:rsidR="00851422" w:rsidRPr="002F0BFA">
        <w:t>).</w:t>
      </w:r>
    </w:p>
    <w:p w:rsidR="00AC795C" w:rsidRPr="002F0BFA" w:rsidRDefault="00832C33" w:rsidP="009038B2">
      <w:r w:rsidRPr="002F0BFA">
        <w:t>The required first step of obtaining useful higher-level representations of such (</w:t>
      </w:r>
      <w:r w:rsidR="00B4329A">
        <w:t>already existing</w:t>
      </w:r>
      <w:r w:rsidRPr="002F0BFA">
        <w:t xml:space="preserve">) software is called Reverse Engineering (RE), </w:t>
      </w:r>
      <w:r w:rsidR="006C4EE9">
        <w:t xml:space="preserve">which is applied </w:t>
      </w:r>
      <w:r w:rsidRPr="002F0BFA">
        <w:t>before Forward Engineering (FE) activities can be performed</w:t>
      </w:r>
      <w:r w:rsidR="00193694" w:rsidRPr="002F0BFA">
        <w:t xml:space="preserve"> to actually </w:t>
      </w:r>
      <w:r w:rsidR="00A67AFF" w:rsidRPr="002F0BFA">
        <w:t>obtain</w:t>
      </w:r>
      <w:r w:rsidR="009B7990" w:rsidRPr="002F0BFA">
        <w:t xml:space="preserve"> the moderniz</w:t>
      </w:r>
      <w:r w:rsidR="00193694" w:rsidRPr="002F0BFA">
        <w:t>ed</w:t>
      </w:r>
      <w:r w:rsidR="009B7990" w:rsidRPr="002F0BFA">
        <w:t xml:space="preserve"> system</w:t>
      </w:r>
      <w:r w:rsidRPr="002F0BFA">
        <w:t xml:space="preserve">. </w:t>
      </w:r>
      <w:r w:rsidR="00F01B28" w:rsidRPr="002F0BFA">
        <w:t xml:space="preserve">As promoted in the ARTIST approach, </w:t>
      </w:r>
      <w:r w:rsidRPr="002F0BFA">
        <w:t>a</w:t>
      </w:r>
      <w:r w:rsidR="003C4548" w:rsidRPr="002F0BFA">
        <w:t xml:space="preserve"> M</w:t>
      </w:r>
      <w:r w:rsidRPr="002F0BFA">
        <w:t xml:space="preserve">odel </w:t>
      </w:r>
      <w:r w:rsidR="003C4548" w:rsidRPr="002F0BFA">
        <w:t>D</w:t>
      </w:r>
      <w:r w:rsidRPr="002F0BFA">
        <w:t xml:space="preserve">riven </w:t>
      </w:r>
      <w:r w:rsidR="003C4548" w:rsidRPr="002F0BFA">
        <w:t>R</w:t>
      </w:r>
      <w:r w:rsidRPr="002F0BFA">
        <w:t xml:space="preserve">everse </w:t>
      </w:r>
      <w:r w:rsidR="003C4548" w:rsidRPr="002F0BFA">
        <w:t>E</w:t>
      </w:r>
      <w:r w:rsidRPr="002F0BFA">
        <w:t>ngineering (MDRE)</w:t>
      </w:r>
      <w:r w:rsidR="003C4548" w:rsidRPr="002F0BFA">
        <w:t xml:space="preserve"> process </w:t>
      </w:r>
      <w:r w:rsidR="00AC795C" w:rsidRPr="002F0BFA">
        <w:t xml:space="preserve">is commonly composed of two main </w:t>
      </w:r>
      <w:r w:rsidR="00D23B28" w:rsidRPr="002F0BFA">
        <w:t xml:space="preserve">consecutive </w:t>
      </w:r>
      <w:r w:rsidR="00AC795C" w:rsidRPr="002F0BFA">
        <w:t>phases:</w:t>
      </w:r>
    </w:p>
    <w:p w:rsidR="00AC795C" w:rsidRPr="002F0BFA" w:rsidRDefault="00AC795C" w:rsidP="00AC795C">
      <w:pPr>
        <w:pStyle w:val="Paragraphedeliste"/>
        <w:numPr>
          <w:ilvl w:val="0"/>
          <w:numId w:val="6"/>
        </w:numPr>
      </w:pPr>
      <w:r w:rsidRPr="002F0BFA">
        <w:rPr>
          <w:b/>
        </w:rPr>
        <w:t>Model Discovery</w:t>
      </w:r>
      <w:r w:rsidRPr="002F0BFA">
        <w:t xml:space="preserve"> which consists in </w:t>
      </w:r>
      <w:r w:rsidR="002A39A1" w:rsidRPr="002F0BFA">
        <w:t>(semi-)</w:t>
      </w:r>
      <w:r w:rsidRPr="002F0BFA">
        <w:t>automatically producing initial</w:t>
      </w:r>
      <w:r w:rsidR="006C4EE9">
        <w:t xml:space="preserve"> base (i.e.,</w:t>
      </w:r>
      <w:r w:rsidRPr="002F0BFA">
        <w:t xml:space="preserve"> </w:t>
      </w:r>
      <w:r w:rsidR="00C45746" w:rsidRPr="002F0BFA">
        <w:t>low-level</w:t>
      </w:r>
      <w:r w:rsidR="006C4EE9">
        <w:t>)</w:t>
      </w:r>
      <w:r w:rsidR="00C45746" w:rsidRPr="002F0BFA">
        <w:t xml:space="preserve"> and/or </w:t>
      </w:r>
      <w:r w:rsidR="008479A6" w:rsidRPr="002F0BFA">
        <w:t>systematic</w:t>
      </w:r>
      <w:r w:rsidR="00C45746" w:rsidRPr="002F0BFA">
        <w:t xml:space="preserve"> </w:t>
      </w:r>
      <w:r w:rsidRPr="002F0BFA">
        <w:t>models from the various art</w:t>
      </w:r>
      <w:r w:rsidR="00CA0E69">
        <w:t>e</w:t>
      </w:r>
      <w:r w:rsidRPr="002F0BFA">
        <w:t xml:space="preserve">facts composing the software </w:t>
      </w:r>
      <w:r w:rsidR="006C4EE9">
        <w:t xml:space="preserve">system </w:t>
      </w:r>
      <w:r w:rsidRPr="002F0BFA">
        <w:t>(e.g.</w:t>
      </w:r>
      <w:r w:rsidR="006C4EE9">
        <w:t>,</w:t>
      </w:r>
      <w:r w:rsidRPr="002F0BFA">
        <w:t xml:space="preserve"> source code, configuration files, data files, etc.);</w:t>
      </w:r>
    </w:p>
    <w:p w:rsidR="00F01B28" w:rsidRPr="002F0BFA" w:rsidRDefault="00F01B28" w:rsidP="00AC795C">
      <w:pPr>
        <w:pStyle w:val="Paragraphedeliste"/>
        <w:numPr>
          <w:ilvl w:val="0"/>
          <w:numId w:val="6"/>
        </w:numPr>
      </w:pPr>
      <w:r w:rsidRPr="002F0BFA">
        <w:rPr>
          <w:b/>
        </w:rPr>
        <w:t>Model Understanding</w:t>
      </w:r>
      <w:r w:rsidRPr="002F0BFA">
        <w:t xml:space="preserve"> which allows </w:t>
      </w:r>
      <w:r w:rsidR="005A64FB" w:rsidRPr="002F0BFA">
        <w:t>computing</w:t>
      </w:r>
      <w:r w:rsidRPr="002F0BFA">
        <w:t xml:space="preserve">, from the previously discovered models, </w:t>
      </w:r>
      <w:r w:rsidR="006C4EE9">
        <w:t xml:space="preserve">a set of </w:t>
      </w:r>
      <w:r w:rsidR="00FA69BB" w:rsidRPr="002F0BFA">
        <w:t xml:space="preserve">more specific </w:t>
      </w:r>
      <w:r w:rsidRPr="002F0BFA">
        <w:t>models</w:t>
      </w:r>
      <w:r w:rsidR="003E6F4B" w:rsidRPr="002F0BFA">
        <w:t>/views</w:t>
      </w:r>
      <w:r w:rsidRPr="002F0BFA">
        <w:t xml:space="preserve"> describing the system in such a way that the next Forward Engineering phase can be performed efficiently.</w:t>
      </w:r>
    </w:p>
    <w:p w:rsidR="003C4548" w:rsidRPr="002F0BFA" w:rsidRDefault="003C4548" w:rsidP="009038B2">
      <w:r w:rsidRPr="002F0BFA">
        <w:t xml:space="preserve">The present document and accompanying software actually focuses on </w:t>
      </w:r>
      <w:r w:rsidR="00AC581D" w:rsidRPr="002F0BFA">
        <w:t xml:space="preserve">the </w:t>
      </w:r>
      <w:r w:rsidR="003876D4">
        <w:t>second</w:t>
      </w:r>
      <w:r w:rsidR="00AC581D" w:rsidRPr="002F0BFA">
        <w:t xml:space="preserve"> version (over three all along the project) of </w:t>
      </w:r>
      <w:r w:rsidR="00756F4E" w:rsidRPr="002F0BFA">
        <w:t xml:space="preserve">the concrete </w:t>
      </w:r>
      <w:r w:rsidR="00F109BF" w:rsidRPr="002F0BFA">
        <w:t xml:space="preserve">tool </w:t>
      </w:r>
      <w:r w:rsidR="00756F4E" w:rsidRPr="002F0BFA">
        <w:t xml:space="preserve">support for </w:t>
      </w:r>
      <w:r w:rsidRPr="002F0BFA">
        <w:t>th</w:t>
      </w:r>
      <w:r w:rsidR="009540CA" w:rsidRPr="002F0BFA">
        <w:t>is</w:t>
      </w:r>
      <w:r w:rsidRPr="002F0BFA">
        <w:t xml:space="preserve"> first </w:t>
      </w:r>
      <w:r w:rsidR="009540CA" w:rsidRPr="002F0BFA">
        <w:t>Model Discovery phase</w:t>
      </w:r>
      <w:r w:rsidR="003F4038" w:rsidRPr="002F0BFA">
        <w:t>.</w:t>
      </w:r>
      <w:r w:rsidR="002A48C0" w:rsidRPr="002F0BFA">
        <w:t xml:space="preserve"> </w:t>
      </w:r>
      <w:r w:rsidR="003F4038" w:rsidRPr="002F0BFA">
        <w:t xml:space="preserve">This Model Discovery support </w:t>
      </w:r>
      <w:r w:rsidR="007E3795">
        <w:t>is</w:t>
      </w:r>
      <w:r w:rsidR="002A48C0" w:rsidRPr="002F0BFA">
        <w:t xml:space="preserve"> conceptually detailed </w:t>
      </w:r>
      <w:r w:rsidR="00615919" w:rsidRPr="002F0BFA">
        <w:t>as part of</w:t>
      </w:r>
      <w:r w:rsidR="002A48C0" w:rsidRPr="002F0BFA">
        <w:t xml:space="preserve"> </w:t>
      </w:r>
      <w:r w:rsidR="002A48C0" w:rsidRPr="002F0BFA">
        <w:rPr>
          <w:i/>
        </w:rPr>
        <w:t>D8.2 “Methodologies and Techniques for Model Discovery”</w:t>
      </w:r>
      <w:r w:rsidR="002A48C0" w:rsidRPr="002F0BFA">
        <w:t>.</w:t>
      </w:r>
      <w:r w:rsidR="00615919" w:rsidRPr="002F0BFA">
        <w:t xml:space="preserve"> For </w:t>
      </w:r>
      <w:r w:rsidR="004B4B27" w:rsidRPr="002F0BFA">
        <w:t xml:space="preserve">your </w:t>
      </w:r>
      <w:r w:rsidR="00615919" w:rsidRPr="002F0BFA">
        <w:t>information, note that the corresponding Model Understanding support is described in</w:t>
      </w:r>
      <w:r w:rsidR="00756F4E" w:rsidRPr="002F0BFA">
        <w:t xml:space="preserve"> </w:t>
      </w:r>
      <w:r w:rsidR="00756F4E" w:rsidRPr="002F0BFA">
        <w:rPr>
          <w:i/>
        </w:rPr>
        <w:t>D8.3.</w:t>
      </w:r>
      <w:r w:rsidR="00E261F0">
        <w:rPr>
          <w:i/>
        </w:rPr>
        <w:t>2</w:t>
      </w:r>
      <w:r w:rsidR="003A6398" w:rsidRPr="002F0BFA">
        <w:rPr>
          <w:i/>
        </w:rPr>
        <w:t xml:space="preserve"> “Mechanisms for Viewpoint Definition and View Extraction from Models of Legacy </w:t>
      </w:r>
      <w:proofErr w:type="spellStart"/>
      <w:r w:rsidR="003A6398" w:rsidRPr="002F0BFA">
        <w:rPr>
          <w:i/>
        </w:rPr>
        <w:t>Artifacts</w:t>
      </w:r>
      <w:proofErr w:type="spellEnd"/>
      <w:r w:rsidR="003A6398" w:rsidRPr="002F0BFA">
        <w:rPr>
          <w:i/>
        </w:rPr>
        <w:t>”</w:t>
      </w:r>
      <w:r w:rsidRPr="002F0BFA">
        <w:t>.</w:t>
      </w:r>
    </w:p>
    <w:p w:rsidR="00C03B09" w:rsidRPr="002F0BFA" w:rsidRDefault="00C03B09" w:rsidP="009038B2">
      <w:r w:rsidRPr="002F0BFA">
        <w:t xml:space="preserve">The </w:t>
      </w:r>
      <w:r w:rsidR="00AC581D" w:rsidRPr="002F0BFA">
        <w:t xml:space="preserve">overall </w:t>
      </w:r>
      <w:r w:rsidRPr="002F0BFA">
        <w:t xml:space="preserve">idea is not to provide a unique tool </w:t>
      </w:r>
      <w:r w:rsidR="00AC581D" w:rsidRPr="002F0BFA">
        <w:t xml:space="preserve">deeply </w:t>
      </w:r>
      <w:r w:rsidRPr="002F0BFA">
        <w:t xml:space="preserve">integrating all the </w:t>
      </w:r>
      <w:r w:rsidR="00AC581D" w:rsidRPr="002F0BFA">
        <w:t xml:space="preserve">developed </w:t>
      </w:r>
      <w:r w:rsidR="00AC499F" w:rsidRPr="002F0BFA">
        <w:t xml:space="preserve">components, </w:t>
      </w:r>
      <w:r w:rsidRPr="002F0BFA">
        <w:t xml:space="preserve">notably </w:t>
      </w:r>
      <w:r w:rsidR="00AC499F" w:rsidRPr="002F0BFA">
        <w:t>because of</w:t>
      </w:r>
      <w:r w:rsidRPr="002F0BFA">
        <w:t xml:space="preserve"> the technical heterogeneity of the </w:t>
      </w:r>
      <w:r w:rsidR="00B4329A">
        <w:t>existing</w:t>
      </w:r>
      <w:r w:rsidRPr="002F0BFA">
        <w:t xml:space="preserve"> platforms</w:t>
      </w:r>
      <w:r w:rsidR="00AC499F" w:rsidRPr="002F0BFA">
        <w:t xml:space="preserve"> (</w:t>
      </w:r>
      <w:r w:rsidR="00960607" w:rsidRPr="002F0BFA">
        <w:t>e.g.,</w:t>
      </w:r>
      <w:r w:rsidR="002B00A1" w:rsidRPr="002F0BFA">
        <w:t xml:space="preserve"> </w:t>
      </w:r>
      <w:r w:rsidR="00C73B8A" w:rsidRPr="002F0BFA">
        <w:t>Java/J2EE</w:t>
      </w:r>
      <w:r w:rsidR="002B00A1" w:rsidRPr="002F0BFA">
        <w:t xml:space="preserve"> </w:t>
      </w:r>
      <w:r w:rsidR="00960607" w:rsidRPr="002F0BFA">
        <w:t>vs.</w:t>
      </w:r>
      <w:r w:rsidR="00C73B8A" w:rsidRPr="002F0BFA">
        <w:t xml:space="preserve"> C#/.NET</w:t>
      </w:r>
      <w:r w:rsidR="00960607" w:rsidRPr="002F0BFA">
        <w:t xml:space="preserve"> in the context of ARTIST</w:t>
      </w:r>
      <w:r w:rsidRPr="002F0BFA">
        <w:t>)</w:t>
      </w:r>
      <w:r w:rsidR="002A79CE" w:rsidRPr="002F0BFA">
        <w:t>.</w:t>
      </w:r>
      <w:r w:rsidRPr="002F0BFA">
        <w:t xml:space="preserve"> </w:t>
      </w:r>
      <w:r w:rsidR="002A79CE" w:rsidRPr="002F0BFA">
        <w:t>It is</w:t>
      </w:r>
      <w:r w:rsidRPr="002F0BFA">
        <w:t xml:space="preserve"> rather </w:t>
      </w:r>
      <w:r w:rsidR="00AC581D" w:rsidRPr="002F0BFA">
        <w:t xml:space="preserve">to offer an open </w:t>
      </w:r>
      <w:r w:rsidRPr="002F0BFA">
        <w:t xml:space="preserve">Model Discovery Toolbox in which the migration engineer can pick up the components </w:t>
      </w:r>
      <w:r w:rsidR="006C4EE9">
        <w:t>s/</w:t>
      </w:r>
      <w:r w:rsidRPr="002F0BFA">
        <w:t xml:space="preserve">he needs to deal with this first phase of </w:t>
      </w:r>
      <w:r w:rsidR="006C4EE9">
        <w:t>her/</w:t>
      </w:r>
      <w:r w:rsidR="00AC581D" w:rsidRPr="002F0BFA">
        <w:t>his</w:t>
      </w:r>
      <w:r w:rsidRPr="002F0BFA">
        <w:t xml:space="preserve"> </w:t>
      </w:r>
      <w:r w:rsidR="00AC581D" w:rsidRPr="002F0BFA">
        <w:t>MDRE process</w:t>
      </w:r>
      <w:r w:rsidRPr="002F0BFA">
        <w:t>.</w:t>
      </w:r>
    </w:p>
    <w:p w:rsidR="009D40B1" w:rsidRPr="002F0BFA" w:rsidRDefault="009D40B1" w:rsidP="009D40B1">
      <w:pPr>
        <w:pStyle w:val="Titre2"/>
        <w:ind w:left="576" w:hanging="576"/>
      </w:pPr>
      <w:bookmarkStart w:id="13" w:name="_Toc347403749"/>
      <w:bookmarkStart w:id="14" w:name="_Toc223686013"/>
      <w:bookmarkStart w:id="15" w:name="_Toc232271332"/>
      <w:bookmarkStart w:id="16" w:name="_Toc337747940"/>
      <w:bookmarkStart w:id="17" w:name="_Toc397350225"/>
      <w:r w:rsidRPr="002F0BFA">
        <w:t>About this deliverable</w:t>
      </w:r>
      <w:bookmarkEnd w:id="13"/>
      <w:bookmarkEnd w:id="17"/>
      <w:r w:rsidRPr="002F0BFA">
        <w:t xml:space="preserve"> </w:t>
      </w:r>
    </w:p>
    <w:p w:rsidR="0082237B" w:rsidRPr="002F0BFA" w:rsidRDefault="0082237B" w:rsidP="0082237B">
      <w:r w:rsidRPr="002F0BFA">
        <w:t xml:space="preserve">This document is the complement to the delivered software </w:t>
      </w:r>
      <w:r w:rsidR="002E44A5" w:rsidRPr="002F0BFA">
        <w:t>components</w:t>
      </w:r>
      <w:r w:rsidRPr="002F0BFA">
        <w:t xml:space="preserve"> in the specified date</w:t>
      </w:r>
      <w:r w:rsidR="00C52A42" w:rsidRPr="002F0BFA">
        <w:t xml:space="preserve"> and deliverable name at the head of the document.</w:t>
      </w:r>
    </w:p>
    <w:p w:rsidR="009D40B1" w:rsidRPr="002F0BFA" w:rsidRDefault="009D40B1" w:rsidP="009D40B1">
      <w:pPr>
        <w:pStyle w:val="Titre2"/>
        <w:ind w:left="576" w:hanging="576"/>
      </w:pPr>
      <w:bookmarkStart w:id="18" w:name="_Toc347403750"/>
      <w:bookmarkStart w:id="19" w:name="_Toc397350226"/>
      <w:r w:rsidRPr="002F0BFA">
        <w:t>Document structure</w:t>
      </w:r>
      <w:bookmarkEnd w:id="18"/>
      <w:bookmarkEnd w:id="19"/>
    </w:p>
    <w:p w:rsidR="008E2BC6" w:rsidRPr="002F0BFA" w:rsidRDefault="00243251" w:rsidP="001951FB">
      <w:r w:rsidRPr="002F0BFA">
        <w:t xml:space="preserve">The document is structured as followed. A first part is </w:t>
      </w:r>
      <w:r w:rsidR="008E2BC6" w:rsidRPr="002F0BFA">
        <w:t>an overview of the ARTIST Model Discovery Toolbox providing general information and presenting its architecture, main features and corresponding components. A second part is giving more detailed data about each one of the individual component</w:t>
      </w:r>
      <w:r w:rsidR="00031D9E" w:rsidRPr="002F0BFA">
        <w:t>s</w:t>
      </w:r>
      <w:r w:rsidR="008E2BC6" w:rsidRPr="002F0BFA">
        <w:t xml:space="preserve"> (specific capabilities, technical implementation, etc.). A last part is offering more ins</w:t>
      </w:r>
      <w:r w:rsidR="00213D7C" w:rsidRPr="002F0BFA">
        <w:t>ights on the delivery and concrete usage</w:t>
      </w:r>
      <w:r w:rsidR="008E2BC6" w:rsidRPr="002F0BFA">
        <w:t xml:space="preserve"> of the toolbox, before the document is concluded and future works are proposed.</w:t>
      </w:r>
    </w:p>
    <w:p w:rsidR="009D40B1" w:rsidRPr="002F0BFA" w:rsidRDefault="009D40B1">
      <w:pPr>
        <w:spacing w:line="276" w:lineRule="auto"/>
        <w:jc w:val="left"/>
      </w:pPr>
      <w:r w:rsidRPr="002F0BFA">
        <w:br w:type="page"/>
      </w:r>
    </w:p>
    <w:p w:rsidR="009D40B1" w:rsidRPr="002F0BFA" w:rsidRDefault="008A2E30" w:rsidP="009D40B1">
      <w:pPr>
        <w:pStyle w:val="Titre1"/>
      </w:pPr>
      <w:bookmarkStart w:id="20" w:name="_Toc397350227"/>
      <w:r w:rsidRPr="002F0BFA">
        <w:lastRenderedPageBreak/>
        <w:t>ARTIST Model Discovery Toolbox</w:t>
      </w:r>
      <w:r w:rsidR="007F7D7F" w:rsidRPr="002F0BFA">
        <w:t>: Overview</w:t>
      </w:r>
      <w:bookmarkEnd w:id="20"/>
    </w:p>
    <w:p w:rsidR="00D50053" w:rsidRPr="002F0BFA" w:rsidRDefault="0082237B" w:rsidP="008D4E45">
      <w:pPr>
        <w:pStyle w:val="Titre2"/>
      </w:pPr>
      <w:bookmarkStart w:id="21" w:name="_Ref362613876"/>
      <w:bookmarkStart w:id="22" w:name="_Toc397350228"/>
      <w:bookmarkEnd w:id="14"/>
      <w:bookmarkEnd w:id="15"/>
      <w:bookmarkEnd w:id="16"/>
      <w:r w:rsidRPr="002F0BFA">
        <w:t>Functional description</w:t>
      </w:r>
      <w:bookmarkEnd w:id="21"/>
      <w:bookmarkEnd w:id="22"/>
    </w:p>
    <w:p w:rsidR="00DB6448" w:rsidRPr="002F0BFA" w:rsidRDefault="00DB6448" w:rsidP="009038B2">
      <w:bookmarkStart w:id="23" w:name="_Toc223686014"/>
      <w:bookmarkStart w:id="24" w:name="_Toc232271333"/>
      <w:r w:rsidRPr="002F0BFA">
        <w:t xml:space="preserve">The purpose of this </w:t>
      </w:r>
      <w:r w:rsidR="002403CE">
        <w:t>second</w:t>
      </w:r>
      <w:r w:rsidRPr="002F0BFA">
        <w:t xml:space="preserve"> version of the ARTIST Model Discovery Toolbox is to provide modernization engineers with </w:t>
      </w:r>
      <w:r w:rsidR="002403CE">
        <w:t>an extended</w:t>
      </w:r>
      <w:r w:rsidRPr="002F0BFA">
        <w:t xml:space="preserve"> </w:t>
      </w:r>
      <w:r w:rsidR="00672ED9" w:rsidRPr="002F0BFA">
        <w:t>base</w:t>
      </w:r>
      <w:r w:rsidR="000878CB" w:rsidRPr="002F0BFA">
        <w:t xml:space="preserve"> </w:t>
      </w:r>
      <w:r w:rsidRPr="002F0BFA">
        <w:t xml:space="preserve">support for performing the mandatory Model Discovery step of their </w:t>
      </w:r>
      <w:r w:rsidR="006C4EE9">
        <w:t xml:space="preserve">MDRE </w:t>
      </w:r>
      <w:r w:rsidRPr="002F0BFA">
        <w:t xml:space="preserve">processes. The overall idea is, </w:t>
      </w:r>
      <w:r w:rsidR="00C91DF2">
        <w:t>given</w:t>
      </w:r>
      <w:r w:rsidR="00C91DF2" w:rsidRPr="002F0BFA">
        <w:t xml:space="preserve"> </w:t>
      </w:r>
      <w:r w:rsidRPr="002F0BFA">
        <w:t xml:space="preserve">the different </w:t>
      </w:r>
      <w:r w:rsidR="00B4329A">
        <w:t>software</w:t>
      </w:r>
      <w:r w:rsidRPr="002F0BFA">
        <w:t xml:space="preserve"> art</w:t>
      </w:r>
      <w:r w:rsidR="00C91DF2">
        <w:t>e</w:t>
      </w:r>
      <w:r w:rsidRPr="002F0BFA">
        <w:t xml:space="preserve">facts composing the </w:t>
      </w:r>
      <w:r w:rsidR="00B4329A">
        <w:t>existing</w:t>
      </w:r>
      <w:r w:rsidRPr="002F0BFA">
        <w:t xml:space="preserve"> system</w:t>
      </w:r>
      <w:r w:rsidR="00672ED9" w:rsidRPr="002F0BFA">
        <w:t>s</w:t>
      </w:r>
      <w:r w:rsidRPr="002F0BFA">
        <w:t xml:space="preserve"> to be migrated, to obtain the required initial models for the next Model Understanding step to be performed </w:t>
      </w:r>
      <w:r w:rsidR="005C73D2" w:rsidRPr="002F0BFA">
        <w:t xml:space="preserve">efficiently </w:t>
      </w:r>
      <w:r w:rsidRPr="002F0BFA">
        <w:t>(cf. deliverables D8.3.x).</w:t>
      </w:r>
    </w:p>
    <w:p w:rsidR="00B127D2" w:rsidRPr="002F0BFA" w:rsidRDefault="008635EB" w:rsidP="009038B2">
      <w:r w:rsidRPr="002F0BFA">
        <w:t xml:space="preserve">Such a toolbox is fundamental in the ARTIST approach as the provision of </w:t>
      </w:r>
      <w:r w:rsidR="00672ED9" w:rsidRPr="002F0BFA">
        <w:t>(re)</w:t>
      </w:r>
      <w:r w:rsidRPr="002F0BFA">
        <w:t xml:space="preserve">usable models out of the </w:t>
      </w:r>
      <w:r w:rsidR="00B4329A">
        <w:t>existing</w:t>
      </w:r>
      <w:r w:rsidRPr="002F0BFA">
        <w:t xml:space="preserve"> system is a </w:t>
      </w:r>
      <w:r w:rsidR="009979FD" w:rsidRPr="002F0BFA">
        <w:t xml:space="preserve">base </w:t>
      </w:r>
      <w:r w:rsidRPr="002F0BFA">
        <w:t>prerequisite to the next steps</w:t>
      </w:r>
      <w:r w:rsidR="009979FD" w:rsidRPr="002F0BFA">
        <w:t xml:space="preserve"> of the model driven process</w:t>
      </w:r>
      <w:r w:rsidRPr="002F0BFA">
        <w:t xml:space="preserve">: </w:t>
      </w:r>
      <w:r w:rsidR="009979FD" w:rsidRPr="002F0BFA">
        <w:t xml:space="preserve">first </w:t>
      </w:r>
      <w:r w:rsidRPr="002F0BFA">
        <w:t>Model Understanding as also part of Reverse Engineering</w:t>
      </w:r>
      <w:r w:rsidR="006514AF" w:rsidRPr="002F0BFA">
        <w:t xml:space="preserve"> (T8.3)</w:t>
      </w:r>
      <w:r w:rsidRPr="002F0BFA">
        <w:t>, then Forward Engineering</w:t>
      </w:r>
      <w:r w:rsidR="006514AF" w:rsidRPr="002F0BFA">
        <w:t xml:space="preserve"> (WP9)</w:t>
      </w:r>
      <w:r w:rsidRPr="002F0BFA">
        <w:t>.</w:t>
      </w:r>
      <w:r w:rsidR="0015081D" w:rsidRPr="002F0BFA">
        <w:t xml:space="preserve"> Obtaining sufficiently accurate models</w:t>
      </w:r>
      <w:r w:rsidR="009979FD" w:rsidRPr="002F0BFA">
        <w:t>, even if not 100% complete,</w:t>
      </w:r>
      <w:r w:rsidR="0015081D" w:rsidRPr="002F0BFA">
        <w:t xml:space="preserve"> is also very important when dealing with the ARTIST pre-migration phase, notably with the m</w:t>
      </w:r>
      <w:r w:rsidR="006514AF" w:rsidRPr="002F0BFA">
        <w:t>odernization</w:t>
      </w:r>
      <w:r w:rsidR="0015081D" w:rsidRPr="002F0BFA">
        <w:t xml:space="preserve"> evaluation of effort and planning</w:t>
      </w:r>
      <w:r w:rsidR="006514AF" w:rsidRPr="002F0BFA">
        <w:t xml:space="preserve"> (WP5)</w:t>
      </w:r>
      <w:r w:rsidR="0015081D" w:rsidRPr="002F0BFA">
        <w:t xml:space="preserve">. </w:t>
      </w:r>
      <w:r w:rsidR="00207121" w:rsidRPr="002F0BFA">
        <w:t xml:space="preserve">In a more </w:t>
      </w:r>
      <w:r w:rsidR="0015081D" w:rsidRPr="002F0BFA">
        <w:t>general</w:t>
      </w:r>
      <w:r w:rsidR="00207121" w:rsidRPr="002F0BFA">
        <w:t xml:space="preserve"> context</w:t>
      </w:r>
      <w:r w:rsidR="0015081D" w:rsidRPr="002F0BFA">
        <w:t xml:space="preserve">, the ARTIST Model Discovery toolbox can be practically useful in every activity implying </w:t>
      </w:r>
      <w:r w:rsidR="0002683A" w:rsidRPr="002F0BFA">
        <w:t xml:space="preserve">the </w:t>
      </w:r>
      <w:r w:rsidR="0015081D" w:rsidRPr="002F0BFA">
        <w:t>study</w:t>
      </w:r>
      <w:r w:rsidR="0002683A" w:rsidRPr="002F0BFA">
        <w:t xml:space="preserve"> or analysis of</w:t>
      </w:r>
      <w:r w:rsidR="0015081D" w:rsidRPr="002F0BFA">
        <w:t xml:space="preserve"> existing software systems in order to have a better vision of their current status.</w:t>
      </w:r>
    </w:p>
    <w:p w:rsidR="00D56300" w:rsidRPr="002F0BFA" w:rsidRDefault="004675F4" w:rsidP="009038B2">
      <w:r w:rsidRPr="002F0BFA">
        <w:t xml:space="preserve">The </w:t>
      </w:r>
      <w:r w:rsidR="00620DAA" w:rsidRPr="002F0BFA">
        <w:t xml:space="preserve">main innovation of the proposed toolbox is that it is open and extensible. The </w:t>
      </w:r>
      <w:r w:rsidR="00B71B2B" w:rsidRPr="002F0BFA">
        <w:t xml:space="preserve">base </w:t>
      </w:r>
      <w:r w:rsidR="00620DAA" w:rsidRPr="002F0BFA">
        <w:t xml:space="preserve">support currently offered relies </w:t>
      </w:r>
      <w:r w:rsidR="00D56300" w:rsidRPr="002F0BFA">
        <w:t xml:space="preserve">on </w:t>
      </w:r>
      <w:r w:rsidR="00620DAA" w:rsidRPr="002F0BFA">
        <w:t xml:space="preserve">a set of </w:t>
      </w:r>
      <w:r w:rsidR="00D56300" w:rsidRPr="002F0BFA">
        <w:t xml:space="preserve">well-established </w:t>
      </w:r>
      <w:r w:rsidR="00FD6E88" w:rsidRPr="002F0BFA">
        <w:t>IDEs</w:t>
      </w:r>
      <w:r w:rsidR="00D56300" w:rsidRPr="002F0BFA">
        <w:t xml:space="preserve"> </w:t>
      </w:r>
      <w:r w:rsidR="00D418F1" w:rsidRPr="002F0BFA">
        <w:t xml:space="preserve">and related capabilities: </w:t>
      </w:r>
      <w:r w:rsidR="00C86671" w:rsidRPr="002F0BFA">
        <w:t xml:space="preserve">Eclipse </w:t>
      </w:r>
      <w:proofErr w:type="spellStart"/>
      <w:r w:rsidR="00C86671" w:rsidRPr="002F0BFA">
        <w:t>Modeling</w:t>
      </w:r>
      <w:proofErr w:type="spellEnd"/>
      <w:r w:rsidR="00C86671" w:rsidRPr="002F0BFA">
        <w:t xml:space="preserve"> project </w:t>
      </w:r>
      <w:r w:rsidR="00620DAA" w:rsidRPr="002F0BFA">
        <w:t xml:space="preserve">for the Java </w:t>
      </w:r>
      <w:r w:rsidR="00CA0E69">
        <w:t xml:space="preserve">technology </w:t>
      </w:r>
      <w:r w:rsidR="00DC7CFC">
        <w:t>and</w:t>
      </w:r>
      <w:r w:rsidR="00620DAA" w:rsidRPr="002F0BFA">
        <w:t xml:space="preserve"> </w:t>
      </w:r>
      <w:proofErr w:type="spellStart"/>
      <w:r w:rsidR="00D56300" w:rsidRPr="002F0BFA">
        <w:t>S</w:t>
      </w:r>
      <w:r w:rsidR="00C86671" w:rsidRPr="002F0BFA">
        <w:t>parx</w:t>
      </w:r>
      <w:proofErr w:type="spellEnd"/>
      <w:r w:rsidR="00C86671" w:rsidRPr="002F0BFA">
        <w:t xml:space="preserve"> Ent</w:t>
      </w:r>
      <w:r w:rsidR="00D418F1" w:rsidRPr="002F0BFA">
        <w:t xml:space="preserve">erprise Architect for </w:t>
      </w:r>
      <w:r w:rsidR="00C91DF2">
        <w:t xml:space="preserve">the </w:t>
      </w:r>
      <w:r w:rsidR="00D418F1" w:rsidRPr="002F0BFA">
        <w:t xml:space="preserve">.NET </w:t>
      </w:r>
      <w:r w:rsidR="00CA0E69">
        <w:t>technology</w:t>
      </w:r>
      <w:r w:rsidR="00B71B2B" w:rsidRPr="002F0BFA">
        <w:t>.</w:t>
      </w:r>
      <w:r w:rsidR="00620DAA" w:rsidRPr="002F0BFA">
        <w:t xml:space="preserve"> </w:t>
      </w:r>
      <w:r w:rsidR="00B71B2B" w:rsidRPr="002F0BFA">
        <w:t>They</w:t>
      </w:r>
      <w:r w:rsidR="00620DAA" w:rsidRPr="002F0BFA">
        <w:t xml:space="preserve"> have been/are being</w:t>
      </w:r>
      <w:r w:rsidR="008D7818" w:rsidRPr="002F0BFA">
        <w:t>/will be</w:t>
      </w:r>
      <w:r w:rsidR="00620DAA" w:rsidRPr="002F0BFA">
        <w:t xml:space="preserve"> </w:t>
      </w:r>
      <w:r w:rsidR="0020297E" w:rsidRPr="002F0BFA">
        <w:t>re</w:t>
      </w:r>
      <w:r w:rsidR="00B71B2B" w:rsidRPr="002F0BFA">
        <w:t xml:space="preserve">used and </w:t>
      </w:r>
      <w:r w:rsidR="00620DAA" w:rsidRPr="002F0BFA">
        <w:t>extended</w:t>
      </w:r>
      <w:r w:rsidR="00D56300" w:rsidRPr="002F0BFA">
        <w:t xml:space="preserve"> </w:t>
      </w:r>
      <w:r w:rsidR="00B71B2B" w:rsidRPr="002F0BFA">
        <w:t xml:space="preserve">in order to design and build the </w:t>
      </w:r>
      <w:r w:rsidR="00D56300" w:rsidRPr="002F0BFA">
        <w:t xml:space="preserve">new components </w:t>
      </w:r>
      <w:r w:rsidR="00B71B2B" w:rsidRPr="002F0BFA">
        <w:t>implementing</w:t>
      </w:r>
      <w:r w:rsidR="008C166E" w:rsidRPr="002F0BFA">
        <w:t xml:space="preserve"> </w:t>
      </w:r>
      <w:r w:rsidR="00B71B2B" w:rsidRPr="002F0BFA">
        <w:t>the required functionalities</w:t>
      </w:r>
      <w:r w:rsidR="008C166E" w:rsidRPr="002F0BFA">
        <w:t>.</w:t>
      </w:r>
    </w:p>
    <w:p w:rsidR="00132DEC" w:rsidRPr="002F0BFA" w:rsidRDefault="00424A4A" w:rsidP="009038B2">
      <w:r w:rsidRPr="002F0BFA">
        <w:t>In term</w:t>
      </w:r>
      <w:r w:rsidR="00C91DF2">
        <w:t>s</w:t>
      </w:r>
      <w:r w:rsidRPr="002F0BFA">
        <w:t xml:space="preserve"> of concrete Model Discovery support, t</w:t>
      </w:r>
      <w:r w:rsidR="0091696F" w:rsidRPr="002F0BFA">
        <w:t xml:space="preserve">he </w:t>
      </w:r>
      <w:r w:rsidR="00132DEC" w:rsidRPr="002F0BFA">
        <w:t>features</w:t>
      </w:r>
      <w:r w:rsidR="0091696F" w:rsidRPr="002F0BFA">
        <w:t xml:space="preserve"> </w:t>
      </w:r>
      <w:r w:rsidRPr="002F0BFA">
        <w:t xml:space="preserve">currently provided by this toolbox </w:t>
      </w:r>
      <w:r w:rsidR="0091696F" w:rsidRPr="002F0BFA">
        <w:t>are the following</w:t>
      </w:r>
      <w:r w:rsidR="00DA167E" w:rsidRPr="002F0BFA">
        <w:t xml:space="preserve"> (in italic the features </w:t>
      </w:r>
      <w:r w:rsidR="006A248A">
        <w:t>already available</w:t>
      </w:r>
      <w:r w:rsidR="006A248A" w:rsidRPr="002F0BFA">
        <w:t xml:space="preserve"> </w:t>
      </w:r>
      <w:r w:rsidR="00DA167E" w:rsidRPr="002F0BFA">
        <w:t xml:space="preserve">but </w:t>
      </w:r>
      <w:r w:rsidR="00847AE4">
        <w:t xml:space="preserve">extended and/or </w:t>
      </w:r>
      <w:r w:rsidR="00DA167E" w:rsidRPr="002F0BFA">
        <w:t xml:space="preserve">reused in the project, in bold </w:t>
      </w:r>
      <w:r w:rsidR="00C91DF2">
        <w:t xml:space="preserve">the features developed during </w:t>
      </w:r>
      <w:r w:rsidR="00DA167E" w:rsidRPr="002F0BFA">
        <w:t>th</w:t>
      </w:r>
      <w:r w:rsidR="00FE15B3">
        <w:t>e</w:t>
      </w:r>
      <w:r w:rsidR="00DA167E" w:rsidRPr="002F0BFA">
        <w:t>s</w:t>
      </w:r>
      <w:r w:rsidR="00FE15B3">
        <w:t>e</w:t>
      </w:r>
      <w:r w:rsidR="00DA167E" w:rsidRPr="002F0BFA">
        <w:t xml:space="preserve"> </w:t>
      </w:r>
      <w:r w:rsidR="00415AAA">
        <w:t xml:space="preserve">two </w:t>
      </w:r>
      <w:r w:rsidR="00DA167E" w:rsidRPr="002F0BFA">
        <w:t>first year</w:t>
      </w:r>
      <w:r w:rsidR="00415AAA">
        <w:t>s</w:t>
      </w:r>
      <w:r w:rsidR="00DA167E" w:rsidRPr="002F0BFA">
        <w:t>)</w:t>
      </w:r>
      <w:r w:rsidR="00132DEC" w:rsidRPr="002F0BFA">
        <w:t>:</w:t>
      </w:r>
    </w:p>
    <w:p w:rsidR="00F7065F" w:rsidRPr="002F0BFA" w:rsidRDefault="00F7065F" w:rsidP="00132DEC">
      <w:pPr>
        <w:pStyle w:val="Paragraphedeliste"/>
        <w:numPr>
          <w:ilvl w:val="0"/>
          <w:numId w:val="7"/>
        </w:numPr>
      </w:pPr>
      <w:r w:rsidRPr="002F0BFA">
        <w:t xml:space="preserve">From Java </w:t>
      </w:r>
      <w:r w:rsidR="00A158A4" w:rsidRPr="002F0BFA">
        <w:t xml:space="preserve">EE </w:t>
      </w:r>
      <w:r w:rsidR="00761B63" w:rsidRPr="002F0BFA">
        <w:t>art</w:t>
      </w:r>
      <w:r w:rsidR="00CA0E69">
        <w:t>e</w:t>
      </w:r>
      <w:r w:rsidR="00761B63" w:rsidRPr="002F0BFA">
        <w:t>facts</w:t>
      </w:r>
    </w:p>
    <w:p w:rsidR="00761B63" w:rsidRPr="002F0BFA" w:rsidRDefault="00761B63" w:rsidP="00761B63">
      <w:pPr>
        <w:pStyle w:val="Paragraphedeliste"/>
        <w:numPr>
          <w:ilvl w:val="1"/>
          <w:numId w:val="7"/>
        </w:numPr>
      </w:pPr>
      <w:r w:rsidRPr="002F0BFA">
        <w:t>From Java source code</w:t>
      </w:r>
    </w:p>
    <w:p w:rsidR="00F7065F" w:rsidRPr="002F0BFA" w:rsidRDefault="00E92BCC" w:rsidP="00761B63">
      <w:pPr>
        <w:pStyle w:val="Paragraphedeliste"/>
        <w:numPr>
          <w:ilvl w:val="2"/>
          <w:numId w:val="7"/>
        </w:numPr>
        <w:rPr>
          <w:i/>
        </w:rPr>
      </w:pPr>
      <w:r w:rsidRPr="002F0BFA">
        <w:rPr>
          <w:i/>
        </w:rPr>
        <w:t>Java code model (complete)</w:t>
      </w:r>
    </w:p>
    <w:p w:rsidR="007D26DC" w:rsidRPr="002F0BFA" w:rsidRDefault="007D26DC" w:rsidP="00761B63">
      <w:pPr>
        <w:pStyle w:val="Paragraphedeliste"/>
        <w:numPr>
          <w:ilvl w:val="2"/>
          <w:numId w:val="7"/>
        </w:numPr>
      </w:pPr>
      <w:r w:rsidRPr="002F0BFA">
        <w:rPr>
          <w:i/>
        </w:rPr>
        <w:t xml:space="preserve">KDM </w:t>
      </w:r>
      <w:r w:rsidR="007766FF">
        <w:rPr>
          <w:i/>
        </w:rPr>
        <w:t>C</w:t>
      </w:r>
      <w:r w:rsidRPr="002F0BFA">
        <w:rPr>
          <w:i/>
        </w:rPr>
        <w:t>ode model (partial)</w:t>
      </w:r>
    </w:p>
    <w:p w:rsidR="00F7065F" w:rsidRPr="002F0BFA" w:rsidRDefault="00740E8A" w:rsidP="00761B63">
      <w:pPr>
        <w:pStyle w:val="Paragraphedeliste"/>
        <w:numPr>
          <w:ilvl w:val="2"/>
          <w:numId w:val="7"/>
        </w:numPr>
      </w:pPr>
      <w:r w:rsidRPr="002F0BFA">
        <w:rPr>
          <w:b/>
          <w:i/>
        </w:rPr>
        <w:t xml:space="preserve">Generic </w:t>
      </w:r>
      <w:r w:rsidR="0068764E" w:rsidRPr="002F0BFA">
        <w:rPr>
          <w:b/>
          <w:i/>
        </w:rPr>
        <w:t xml:space="preserve">UML class diagram, </w:t>
      </w:r>
      <w:r w:rsidR="00E92BCC" w:rsidRPr="002F0BFA">
        <w:rPr>
          <w:b/>
          <w:i/>
        </w:rPr>
        <w:t>structural part of the code</w:t>
      </w:r>
      <w:r w:rsidR="0068764E" w:rsidRPr="002F0BFA">
        <w:rPr>
          <w:b/>
          <w:i/>
        </w:rPr>
        <w:t xml:space="preserve"> (complete)</w:t>
      </w:r>
      <w:r w:rsidR="00981136" w:rsidRPr="002F0BFA">
        <w:t xml:space="preserve"> – </w:t>
      </w:r>
      <w:r w:rsidR="00981136" w:rsidRPr="002F0BFA">
        <w:rPr>
          <w:b/>
        </w:rPr>
        <w:t>direct</w:t>
      </w:r>
      <w:r w:rsidR="00981136" w:rsidRPr="002F0BFA">
        <w:t xml:space="preserve"> or </w:t>
      </w:r>
      <w:r w:rsidR="00981136" w:rsidRPr="002F0BFA">
        <w:rPr>
          <w:i/>
        </w:rPr>
        <w:t>via KDM</w:t>
      </w:r>
    </w:p>
    <w:p w:rsidR="00E92BCC" w:rsidRPr="002F0BFA" w:rsidRDefault="00740E8A" w:rsidP="00761B63">
      <w:pPr>
        <w:pStyle w:val="Paragraphedeliste"/>
        <w:numPr>
          <w:ilvl w:val="2"/>
          <w:numId w:val="7"/>
        </w:numPr>
        <w:rPr>
          <w:b/>
        </w:rPr>
      </w:pPr>
      <w:r w:rsidRPr="002F0BFA">
        <w:rPr>
          <w:b/>
        </w:rPr>
        <w:t xml:space="preserve">Generic </w:t>
      </w:r>
      <w:r w:rsidR="0068764E" w:rsidRPr="002F0BFA">
        <w:rPr>
          <w:b/>
        </w:rPr>
        <w:t xml:space="preserve">UML activity diagram, behavioural part of the code </w:t>
      </w:r>
      <w:r w:rsidR="0068764E" w:rsidRPr="00CC18E5">
        <w:rPr>
          <w:b/>
          <w:highlight w:val="yellow"/>
        </w:rPr>
        <w:t>(</w:t>
      </w:r>
      <w:r w:rsidR="00CC18E5" w:rsidRPr="00CC18E5">
        <w:rPr>
          <w:b/>
          <w:highlight w:val="yellow"/>
        </w:rPr>
        <w:t>complete</w:t>
      </w:r>
      <w:r w:rsidR="0068764E" w:rsidRPr="00CC18E5">
        <w:rPr>
          <w:b/>
          <w:highlight w:val="yellow"/>
        </w:rPr>
        <w:t>)</w:t>
      </w:r>
    </w:p>
    <w:p w:rsidR="007D26DC" w:rsidRPr="002F0BFA" w:rsidRDefault="007766FF" w:rsidP="00761B63">
      <w:pPr>
        <w:pStyle w:val="Paragraphedeliste"/>
        <w:numPr>
          <w:ilvl w:val="2"/>
          <w:numId w:val="7"/>
        </w:numPr>
        <w:rPr>
          <w:i/>
        </w:rPr>
      </w:pPr>
      <w:r>
        <w:rPr>
          <w:i/>
        </w:rPr>
        <w:t>KDM Source</w:t>
      </w:r>
      <w:r w:rsidR="007D26DC" w:rsidRPr="002F0BFA">
        <w:rPr>
          <w:i/>
        </w:rPr>
        <w:t xml:space="preserve"> model (art</w:t>
      </w:r>
      <w:r w:rsidR="00CA0E69">
        <w:rPr>
          <w:i/>
        </w:rPr>
        <w:t>e</w:t>
      </w:r>
      <w:r w:rsidR="007D26DC" w:rsidRPr="002F0BFA">
        <w:rPr>
          <w:i/>
        </w:rPr>
        <w:t>facts</w:t>
      </w:r>
      <w:r w:rsidR="001B3DB4">
        <w:rPr>
          <w:i/>
        </w:rPr>
        <w:t xml:space="preserve"> inventory</w:t>
      </w:r>
      <w:r w:rsidR="007D26DC" w:rsidRPr="002F0BFA">
        <w:rPr>
          <w:i/>
        </w:rPr>
        <w:t>)</w:t>
      </w:r>
    </w:p>
    <w:p w:rsidR="00761B63" w:rsidRPr="002F0BFA" w:rsidRDefault="000409D0" w:rsidP="00761B63">
      <w:pPr>
        <w:pStyle w:val="Paragraphedeliste"/>
        <w:numPr>
          <w:ilvl w:val="1"/>
          <w:numId w:val="7"/>
        </w:numPr>
      </w:pPr>
      <w:r w:rsidRPr="002F0BFA">
        <w:t xml:space="preserve">From </w:t>
      </w:r>
      <w:r w:rsidR="00761B63" w:rsidRPr="002F0BFA">
        <w:t>Java APIs/libraries (currently in Jars)</w:t>
      </w:r>
    </w:p>
    <w:p w:rsidR="00761B63" w:rsidRPr="002F0BFA" w:rsidRDefault="00761B63" w:rsidP="00761B63">
      <w:pPr>
        <w:pStyle w:val="Paragraphedeliste"/>
        <w:numPr>
          <w:ilvl w:val="2"/>
          <w:numId w:val="7"/>
        </w:numPr>
        <w:rPr>
          <w:i/>
        </w:rPr>
      </w:pPr>
      <w:r w:rsidRPr="002F0BFA">
        <w:rPr>
          <w:b/>
        </w:rPr>
        <w:t xml:space="preserve">Generic UML profile </w:t>
      </w:r>
      <w:r w:rsidRPr="00CC18E5">
        <w:rPr>
          <w:b/>
          <w:highlight w:val="yellow"/>
        </w:rPr>
        <w:t>(in progress)</w:t>
      </w:r>
    </w:p>
    <w:p w:rsidR="00F7065F" w:rsidRPr="002F0BFA" w:rsidRDefault="00F7065F" w:rsidP="00132DEC">
      <w:pPr>
        <w:pStyle w:val="Paragraphedeliste"/>
        <w:numPr>
          <w:ilvl w:val="0"/>
          <w:numId w:val="7"/>
        </w:numPr>
      </w:pPr>
      <w:r w:rsidRPr="002F0BFA">
        <w:t xml:space="preserve">From </w:t>
      </w:r>
      <w:r w:rsidR="00A158A4" w:rsidRPr="002F0BFA">
        <w:t>.NET</w:t>
      </w:r>
      <w:r w:rsidRPr="002F0BFA">
        <w:t xml:space="preserve"> </w:t>
      </w:r>
      <w:r w:rsidR="00A158A4" w:rsidRPr="002F0BFA">
        <w:t>art</w:t>
      </w:r>
      <w:r w:rsidR="00CA0E69">
        <w:t>e</w:t>
      </w:r>
      <w:r w:rsidR="00A158A4" w:rsidRPr="002F0BFA">
        <w:t>facts</w:t>
      </w:r>
    </w:p>
    <w:p w:rsidR="00A158A4" w:rsidRPr="002F0BFA" w:rsidRDefault="00A158A4" w:rsidP="00A158A4">
      <w:pPr>
        <w:pStyle w:val="Paragraphedeliste"/>
        <w:numPr>
          <w:ilvl w:val="1"/>
          <w:numId w:val="7"/>
        </w:numPr>
      </w:pPr>
      <w:r w:rsidRPr="002F0BFA">
        <w:t xml:space="preserve">From </w:t>
      </w:r>
      <w:r w:rsidR="00985437" w:rsidRPr="002F0BFA">
        <w:t>C# source code</w:t>
      </w:r>
    </w:p>
    <w:p w:rsidR="00F7065F" w:rsidRPr="004D02FB" w:rsidRDefault="00740E8A" w:rsidP="00985437">
      <w:pPr>
        <w:pStyle w:val="Paragraphedeliste"/>
        <w:numPr>
          <w:ilvl w:val="2"/>
          <w:numId w:val="7"/>
        </w:numPr>
        <w:rPr>
          <w:i/>
        </w:rPr>
      </w:pPr>
      <w:r w:rsidRPr="004D02FB">
        <w:rPr>
          <w:i/>
        </w:rPr>
        <w:t xml:space="preserve">Generic </w:t>
      </w:r>
      <w:r w:rsidR="00F81E00" w:rsidRPr="004D02FB">
        <w:rPr>
          <w:i/>
        </w:rPr>
        <w:t xml:space="preserve">UML class diagram, </w:t>
      </w:r>
      <w:r w:rsidR="0060461B" w:rsidRPr="004D02FB">
        <w:rPr>
          <w:i/>
        </w:rPr>
        <w:t xml:space="preserve">structural </w:t>
      </w:r>
      <w:r w:rsidR="00F81E00" w:rsidRPr="004D02FB">
        <w:rPr>
          <w:i/>
        </w:rPr>
        <w:t>part of the code (complete)</w:t>
      </w:r>
    </w:p>
    <w:p w:rsidR="00FA1678" w:rsidRPr="004D02FB" w:rsidRDefault="00740E8A" w:rsidP="00632B99">
      <w:pPr>
        <w:pStyle w:val="Paragraphedeliste"/>
        <w:numPr>
          <w:ilvl w:val="2"/>
          <w:numId w:val="7"/>
        </w:numPr>
      </w:pPr>
      <w:r w:rsidRPr="004D02FB">
        <w:rPr>
          <w:b/>
        </w:rPr>
        <w:t xml:space="preserve">Generic </w:t>
      </w:r>
      <w:r w:rsidR="00CB425B" w:rsidRPr="004D02FB">
        <w:rPr>
          <w:b/>
        </w:rPr>
        <w:t xml:space="preserve">UML </w:t>
      </w:r>
      <w:r w:rsidR="007340D0" w:rsidRPr="004D02FB">
        <w:rPr>
          <w:b/>
        </w:rPr>
        <w:t>sequence</w:t>
      </w:r>
      <w:r w:rsidR="00F81E00" w:rsidRPr="004D02FB">
        <w:rPr>
          <w:b/>
        </w:rPr>
        <w:t xml:space="preserve"> diagram, </w:t>
      </w:r>
      <w:r w:rsidR="007340D0" w:rsidRPr="004D02FB">
        <w:rPr>
          <w:b/>
        </w:rPr>
        <w:t>at runtime execution</w:t>
      </w:r>
      <w:r w:rsidR="00F81E00" w:rsidRPr="004D02FB">
        <w:rPr>
          <w:b/>
        </w:rPr>
        <w:t xml:space="preserve"> </w:t>
      </w:r>
      <w:r w:rsidR="00F81E00" w:rsidRPr="00CC18E5">
        <w:rPr>
          <w:b/>
          <w:highlight w:val="yellow"/>
        </w:rPr>
        <w:t>(</w:t>
      </w:r>
      <w:r w:rsidR="006C5D05" w:rsidRPr="00CC18E5">
        <w:rPr>
          <w:b/>
          <w:highlight w:val="yellow"/>
        </w:rPr>
        <w:t>in progress</w:t>
      </w:r>
      <w:r w:rsidR="00F81E00" w:rsidRPr="00CC18E5">
        <w:rPr>
          <w:b/>
          <w:highlight w:val="yellow"/>
        </w:rPr>
        <w:t>)</w:t>
      </w:r>
    </w:p>
    <w:p w:rsidR="00FA01EA" w:rsidRPr="004D02FB" w:rsidRDefault="000409D0" w:rsidP="00FA01EA">
      <w:pPr>
        <w:pStyle w:val="Paragraphedeliste"/>
        <w:numPr>
          <w:ilvl w:val="1"/>
          <w:numId w:val="7"/>
        </w:numPr>
      </w:pPr>
      <w:r w:rsidRPr="004D02FB">
        <w:t xml:space="preserve">From </w:t>
      </w:r>
      <w:r w:rsidR="00FA01EA" w:rsidRPr="004D02FB">
        <w:t>Microsoft libraries (currently DLL files)</w:t>
      </w:r>
    </w:p>
    <w:p w:rsidR="00FA01EA" w:rsidRPr="004D02FB" w:rsidRDefault="00FA01EA" w:rsidP="00FA01EA">
      <w:pPr>
        <w:pStyle w:val="Paragraphedeliste"/>
        <w:numPr>
          <w:ilvl w:val="2"/>
          <w:numId w:val="7"/>
        </w:numPr>
        <w:rPr>
          <w:b/>
        </w:rPr>
      </w:pPr>
      <w:r w:rsidRPr="004D02FB">
        <w:rPr>
          <w:b/>
        </w:rPr>
        <w:t xml:space="preserve">Generic UML class diagram </w:t>
      </w:r>
      <w:r w:rsidRPr="00CC18E5">
        <w:rPr>
          <w:b/>
          <w:highlight w:val="yellow"/>
        </w:rPr>
        <w:t>(in progress)</w:t>
      </w:r>
    </w:p>
    <w:p w:rsidR="00DF3AEF" w:rsidRPr="002F0BFA" w:rsidRDefault="00DF3AEF" w:rsidP="00DF3AEF">
      <w:pPr>
        <w:pStyle w:val="Paragraphedeliste"/>
        <w:numPr>
          <w:ilvl w:val="1"/>
          <w:numId w:val="7"/>
        </w:numPr>
      </w:pPr>
      <w:r w:rsidRPr="002F0BFA">
        <w:t xml:space="preserve">From SharePoint files (XML-based, cf. </w:t>
      </w:r>
      <w:r w:rsidR="00610E6E" w:rsidRPr="002F0BFA">
        <w:t xml:space="preserve">also dedicated </w:t>
      </w:r>
      <w:r w:rsidRPr="002F0BFA">
        <w:t>component below)</w:t>
      </w:r>
    </w:p>
    <w:p w:rsidR="00DF3AEF" w:rsidRPr="002F0BFA" w:rsidRDefault="00DF3AEF" w:rsidP="00DF3AEF">
      <w:pPr>
        <w:pStyle w:val="Paragraphedeliste"/>
        <w:numPr>
          <w:ilvl w:val="2"/>
          <w:numId w:val="7"/>
        </w:numPr>
        <w:rPr>
          <w:b/>
        </w:rPr>
      </w:pPr>
      <w:r w:rsidRPr="002F0BFA">
        <w:rPr>
          <w:b/>
        </w:rPr>
        <w:t xml:space="preserve">SharePoint data model </w:t>
      </w:r>
      <w:r w:rsidRPr="00CC18E5">
        <w:rPr>
          <w:b/>
          <w:highlight w:val="yellow"/>
        </w:rPr>
        <w:t>(in progress)</w:t>
      </w:r>
    </w:p>
    <w:p w:rsidR="00F7065F" w:rsidRPr="002F0BFA" w:rsidRDefault="00F7065F" w:rsidP="00132DEC">
      <w:pPr>
        <w:pStyle w:val="Paragraphedeliste"/>
        <w:numPr>
          <w:ilvl w:val="0"/>
          <w:numId w:val="7"/>
        </w:numPr>
      </w:pPr>
      <w:r w:rsidRPr="002F0BFA">
        <w:t xml:space="preserve">From XML-based </w:t>
      </w:r>
      <w:r w:rsidR="00574D6C" w:rsidRPr="002F0BFA">
        <w:t>art</w:t>
      </w:r>
      <w:r w:rsidR="00CA0E69">
        <w:t>e</w:t>
      </w:r>
      <w:r w:rsidR="00574D6C" w:rsidRPr="002F0BFA">
        <w:t>facts</w:t>
      </w:r>
    </w:p>
    <w:p w:rsidR="007340D0" w:rsidRPr="00CC18E5" w:rsidRDefault="00740E8A" w:rsidP="00CA07F1">
      <w:pPr>
        <w:pStyle w:val="Paragraphedeliste"/>
        <w:numPr>
          <w:ilvl w:val="1"/>
          <w:numId w:val="7"/>
        </w:numPr>
        <w:rPr>
          <w:i/>
        </w:rPr>
      </w:pPr>
      <w:r w:rsidRPr="002F0BFA">
        <w:rPr>
          <w:i/>
        </w:rPr>
        <w:t xml:space="preserve">Generic </w:t>
      </w:r>
      <w:r w:rsidR="0018348E" w:rsidRPr="002F0BFA">
        <w:rPr>
          <w:i/>
        </w:rPr>
        <w:t>XML document model (complete)</w:t>
      </w:r>
      <w:r w:rsidR="00DA167E" w:rsidRPr="002F0BFA">
        <w:t xml:space="preserve"> + </w:t>
      </w:r>
      <w:r w:rsidR="00DA167E" w:rsidRPr="002F0BFA">
        <w:rPr>
          <w:b/>
        </w:rPr>
        <w:t>XML model aggregator</w:t>
      </w:r>
      <w:r w:rsidR="0032038B" w:rsidRPr="002F0BFA">
        <w:rPr>
          <w:b/>
        </w:rPr>
        <w:t xml:space="preserve"> (</w:t>
      </w:r>
      <w:r w:rsidR="007B493D">
        <w:rPr>
          <w:b/>
        </w:rPr>
        <w:t>complete</w:t>
      </w:r>
      <w:r w:rsidR="0032038B" w:rsidRPr="002F0BFA">
        <w:rPr>
          <w:b/>
        </w:rPr>
        <w:t>)</w:t>
      </w:r>
    </w:p>
    <w:p w:rsidR="00CC18E5" w:rsidRDefault="00CC18E5" w:rsidP="00CC18E5">
      <w:pPr>
        <w:pStyle w:val="Paragraphedeliste"/>
        <w:numPr>
          <w:ilvl w:val="0"/>
          <w:numId w:val="7"/>
        </w:numPr>
      </w:pPr>
      <w:r>
        <w:t>Code-Model-Code Traceability support</w:t>
      </w:r>
    </w:p>
    <w:p w:rsidR="00CC18E5" w:rsidRPr="002F0BFA" w:rsidRDefault="00CC18E5" w:rsidP="00CC18E5">
      <w:pPr>
        <w:pStyle w:val="Paragraphedeliste"/>
        <w:numPr>
          <w:ilvl w:val="1"/>
          <w:numId w:val="7"/>
        </w:numPr>
        <w:rPr>
          <w:i/>
        </w:rPr>
      </w:pPr>
      <w:r w:rsidRPr="00CE7172">
        <w:rPr>
          <w:b/>
        </w:rPr>
        <w:t>Reusab</w:t>
      </w:r>
      <w:r>
        <w:rPr>
          <w:b/>
        </w:rPr>
        <w:t>le</w:t>
      </w:r>
      <w:r w:rsidRPr="00CE7172">
        <w:rPr>
          <w:b/>
        </w:rPr>
        <w:t xml:space="preserve"> Trace</w:t>
      </w:r>
      <w:r>
        <w:rPr>
          <w:b/>
        </w:rPr>
        <w:t>s</w:t>
      </w:r>
      <w:r w:rsidRPr="00CE7172">
        <w:rPr>
          <w:b/>
        </w:rPr>
        <w:t xml:space="preserve"> </w:t>
      </w:r>
      <w:r w:rsidRPr="00E45991">
        <w:rPr>
          <w:b/>
          <w:highlight w:val="yellow"/>
        </w:rPr>
        <w:t>(in progress)</w:t>
      </w:r>
    </w:p>
    <w:p w:rsidR="00D860C3" w:rsidRPr="00D860C3" w:rsidRDefault="00DC7CFC" w:rsidP="009038B2">
      <w:r>
        <w:lastRenderedPageBreak/>
        <w:t xml:space="preserve">The coverage of the current support for Model Discovery (in terms of which types of software artefacts are currently possible to discover models from) can be </w:t>
      </w:r>
      <w:r w:rsidR="008A1766">
        <w:t>analysed</w:t>
      </w:r>
      <w:r>
        <w:t xml:space="preserve"> by using the dimensions identified in the taxonomy of </w:t>
      </w:r>
      <w:r w:rsidR="00B4329A">
        <w:t>software</w:t>
      </w:r>
      <w:r>
        <w:t xml:space="preserve"> artefacts </w:t>
      </w:r>
      <w:r w:rsidR="00AF41CF">
        <w:t>as proposed</w:t>
      </w:r>
      <w:r>
        <w:t xml:space="preserve"> </w:t>
      </w:r>
      <w:r w:rsidR="00AF41CF">
        <w:t xml:space="preserve">in </w:t>
      </w:r>
      <w:r>
        <w:t xml:space="preserve">ARTIST (cf. D8.1). </w:t>
      </w:r>
      <w:r w:rsidR="00D860C3">
        <w:t>Regarding the main axis of the taxonomy, the Technical Space (TS) dimension which identifies a specific technological context (</w:t>
      </w:r>
      <w:r w:rsidR="00D860C3" w:rsidRPr="001F6D55">
        <w:t>defined as a working context with a set of associated concepts, body of kn</w:t>
      </w:r>
      <w:r w:rsidR="00D860C3">
        <w:t>owledge, tools, required skills</w:t>
      </w:r>
      <w:r w:rsidR="00D860C3" w:rsidRPr="001F6D55">
        <w:t xml:space="preserve"> and capabilities</w:t>
      </w:r>
      <w:r w:rsidR="00D860C3">
        <w:t xml:space="preserve">), two main TSs are tackled: (1) </w:t>
      </w:r>
      <w:proofErr w:type="spellStart"/>
      <w:r w:rsidR="00D860C3">
        <w:rPr>
          <w:i/>
        </w:rPr>
        <w:t>grammarware</w:t>
      </w:r>
      <w:proofErr w:type="spellEnd"/>
      <w:r w:rsidR="00D860C3">
        <w:t xml:space="preserve">, which includes those artefacts representing source code (i.e., Java and .NET source files) and (2) </w:t>
      </w:r>
      <w:proofErr w:type="spellStart"/>
      <w:r w:rsidR="00D860C3">
        <w:rPr>
          <w:i/>
        </w:rPr>
        <w:t>xmlware</w:t>
      </w:r>
      <w:proofErr w:type="spellEnd"/>
      <w:r w:rsidR="00D860C3">
        <w:t>, which includes those artefacts defining XML data. It is also quite easy to analyse the dimension regarding the environment as the two main technologies are Java and .NET.</w:t>
      </w:r>
    </w:p>
    <w:p w:rsidR="0049763A" w:rsidRPr="002F0BFA" w:rsidRDefault="00651EEA" w:rsidP="009038B2">
      <w:r w:rsidRPr="002F0BFA">
        <w:t xml:space="preserve">Concerning </w:t>
      </w:r>
      <w:r w:rsidR="004F04C4" w:rsidRPr="002F0BFA">
        <w:t xml:space="preserve">the </w:t>
      </w:r>
      <w:r w:rsidRPr="002F0BFA">
        <w:t xml:space="preserve">other dimensions of the taxonomy, the </w:t>
      </w:r>
      <w:r w:rsidR="00B4329A">
        <w:t>software</w:t>
      </w:r>
      <w:r w:rsidRPr="002F0BFA">
        <w:t xml:space="preserve"> art</w:t>
      </w:r>
      <w:r w:rsidR="00CA0E69">
        <w:t>e</w:t>
      </w:r>
      <w:r w:rsidRPr="002F0BFA">
        <w:t xml:space="preserve">facts </w:t>
      </w:r>
      <w:r w:rsidR="00D860C3">
        <w:t>covered</w:t>
      </w:r>
      <w:r w:rsidR="00D860C3" w:rsidRPr="002F0BFA">
        <w:t xml:space="preserve"> </w:t>
      </w:r>
      <w:r w:rsidRPr="002F0BFA">
        <w:t xml:space="preserve">until now </w:t>
      </w:r>
      <w:r w:rsidR="00D860C3">
        <w:t xml:space="preserve">by the </w:t>
      </w:r>
      <w:r w:rsidR="00405578">
        <w:t xml:space="preserve">ARTIST </w:t>
      </w:r>
      <w:r w:rsidR="00D860C3">
        <w:t xml:space="preserve">Model Discovery Toolbox </w:t>
      </w:r>
      <w:r w:rsidRPr="002F0BFA">
        <w:t>have</w:t>
      </w:r>
      <w:r w:rsidR="0049763A" w:rsidRPr="002F0BFA">
        <w:t xml:space="preserve"> the following characteristics:</w:t>
      </w:r>
    </w:p>
    <w:p w:rsidR="00651EEA" w:rsidRPr="002F0BFA" w:rsidRDefault="0049763A" w:rsidP="0049763A">
      <w:pPr>
        <w:pStyle w:val="Paragraphedeliste"/>
        <w:numPr>
          <w:ilvl w:val="0"/>
          <w:numId w:val="8"/>
        </w:numPr>
      </w:pPr>
      <w:r w:rsidRPr="002F0BFA">
        <w:rPr>
          <w:u w:val="single"/>
        </w:rPr>
        <w:t>Origin</w:t>
      </w:r>
      <w:r w:rsidRPr="002F0BFA">
        <w:t xml:space="preserve"> – Most of the </w:t>
      </w:r>
      <w:proofErr w:type="spellStart"/>
      <w:r w:rsidRPr="002F0BFA">
        <w:t>analyzed</w:t>
      </w:r>
      <w:proofErr w:type="spellEnd"/>
      <w:r w:rsidRPr="002F0BFA">
        <w:t xml:space="preserve"> source code is manually produced, some configuration files are </w:t>
      </w:r>
      <w:r w:rsidR="0034781C" w:rsidRPr="002F0BFA">
        <w:t xml:space="preserve">automatically </w:t>
      </w:r>
      <w:r w:rsidRPr="002F0BFA">
        <w:t>initiated but then also completed manually;</w:t>
      </w:r>
    </w:p>
    <w:p w:rsidR="0049763A" w:rsidRPr="002F0BFA" w:rsidRDefault="0049763A" w:rsidP="0049763A">
      <w:pPr>
        <w:pStyle w:val="Paragraphedeliste"/>
        <w:numPr>
          <w:ilvl w:val="0"/>
          <w:numId w:val="8"/>
        </w:numPr>
      </w:pPr>
      <w:r w:rsidRPr="002F0BFA">
        <w:rPr>
          <w:u w:val="single"/>
        </w:rPr>
        <w:t>Purpose</w:t>
      </w:r>
      <w:r w:rsidRPr="002F0BFA">
        <w:t xml:space="preserve"> – </w:t>
      </w:r>
      <w:r w:rsidR="0034781C" w:rsidRPr="002F0BFA">
        <w:t>A</w:t>
      </w:r>
      <w:r w:rsidRPr="002F0BFA">
        <w:t>ll the treated art</w:t>
      </w:r>
      <w:r w:rsidR="006F45AD" w:rsidRPr="002F0BFA">
        <w:t>e</w:t>
      </w:r>
      <w:r w:rsidRPr="002F0BFA">
        <w:t xml:space="preserve">facts </w:t>
      </w:r>
      <w:r w:rsidR="006F45AD" w:rsidRPr="002F0BFA">
        <w:t xml:space="preserve">are composing the actual source code of the </w:t>
      </w:r>
      <w:r w:rsidR="00B4329A">
        <w:t>existing</w:t>
      </w:r>
      <w:r w:rsidR="006F45AD" w:rsidRPr="002F0BFA">
        <w:t xml:space="preserve"> systems</w:t>
      </w:r>
      <w:r w:rsidR="0034781C" w:rsidRPr="002F0BFA">
        <w:t xml:space="preserve"> (no other inputs considered up to now)</w:t>
      </w:r>
      <w:r w:rsidR="00FD11EE" w:rsidRPr="002F0BFA">
        <w:t>;</w:t>
      </w:r>
    </w:p>
    <w:p w:rsidR="006F45AD" w:rsidRPr="002F0BFA" w:rsidRDefault="006F45AD" w:rsidP="0049763A">
      <w:pPr>
        <w:pStyle w:val="Paragraphedeliste"/>
        <w:numPr>
          <w:ilvl w:val="0"/>
          <w:numId w:val="8"/>
        </w:numPr>
      </w:pPr>
      <w:r w:rsidRPr="002F0BFA">
        <w:rPr>
          <w:u w:val="single"/>
        </w:rPr>
        <w:t>Consumer</w:t>
      </w:r>
      <w:r w:rsidRPr="002F0BFA">
        <w:t xml:space="preserve"> – </w:t>
      </w:r>
      <w:r w:rsidR="00213BC2" w:rsidRPr="002F0BFA">
        <w:t>The handled artefacts are generally intended to be processed by the system itself or its underlying infrastructure;</w:t>
      </w:r>
    </w:p>
    <w:p w:rsidR="006F45AD" w:rsidRPr="002F0BFA" w:rsidRDefault="006F45AD" w:rsidP="0049763A">
      <w:pPr>
        <w:pStyle w:val="Paragraphedeliste"/>
        <w:numPr>
          <w:ilvl w:val="0"/>
          <w:numId w:val="8"/>
        </w:numPr>
      </w:pPr>
      <w:r w:rsidRPr="002F0BFA">
        <w:rPr>
          <w:u w:val="single"/>
        </w:rPr>
        <w:t>Organization</w:t>
      </w:r>
      <w:r w:rsidRPr="002F0BFA">
        <w:t xml:space="preserve"> – Only well-structured art</w:t>
      </w:r>
      <w:r w:rsidR="00CA0E69">
        <w:t>e</w:t>
      </w:r>
      <w:r w:rsidRPr="002F0BFA">
        <w:t>facts</w:t>
      </w:r>
      <w:r w:rsidR="00D860C3">
        <w:t xml:space="preserve"> (i.e., there is formalism to de</w:t>
      </w:r>
      <w:r w:rsidR="007D4B5B">
        <w:t>f</w:t>
      </w:r>
      <w:r w:rsidR="00D860C3">
        <w:t xml:space="preserve">ine the artefact </w:t>
      </w:r>
      <w:r w:rsidR="000B0C6E">
        <w:t>structure</w:t>
      </w:r>
      <w:r w:rsidR="001A1582">
        <w:t xml:space="preserve"> such as</w:t>
      </w:r>
      <w:r w:rsidR="00D860C3">
        <w:t xml:space="preserve"> a grammar for source code or an XML schema for XML documents)</w:t>
      </w:r>
      <w:r w:rsidRPr="002F0BFA">
        <w:t xml:space="preserve"> have been considered until now, less structured artefacts may be studied in the future if required by use cases;</w:t>
      </w:r>
    </w:p>
    <w:p w:rsidR="006F45AD" w:rsidRPr="002F0BFA" w:rsidRDefault="006F45AD" w:rsidP="0049763A">
      <w:pPr>
        <w:pStyle w:val="Paragraphedeliste"/>
        <w:numPr>
          <w:ilvl w:val="0"/>
          <w:numId w:val="8"/>
        </w:numPr>
      </w:pPr>
      <w:r w:rsidRPr="002F0BFA">
        <w:rPr>
          <w:u w:val="single"/>
        </w:rPr>
        <w:t>Nature</w:t>
      </w:r>
      <w:r w:rsidRPr="002F0BFA">
        <w:t xml:space="preserve"> – Purely static</w:t>
      </w:r>
      <w:r w:rsidR="00BE3A3F" w:rsidRPr="002F0BFA">
        <w:t xml:space="preserve">, the </w:t>
      </w:r>
      <w:r w:rsidR="00B944B5" w:rsidRPr="002F0BFA">
        <w:t>discovery from</w:t>
      </w:r>
      <w:r w:rsidR="00BE3A3F" w:rsidRPr="002F0BFA">
        <w:t xml:space="preserve"> </w:t>
      </w:r>
      <w:r w:rsidR="00E10A82" w:rsidRPr="002F0BFA">
        <w:t xml:space="preserve">more </w:t>
      </w:r>
      <w:r w:rsidR="00BE3A3F" w:rsidRPr="002F0BFA">
        <w:t>dynamic artefacts ha</w:t>
      </w:r>
      <w:r w:rsidR="00B944B5" w:rsidRPr="002F0BFA">
        <w:t>s</w:t>
      </w:r>
      <w:r w:rsidR="00BE3A3F" w:rsidRPr="002F0BFA">
        <w:t xml:space="preserve"> not been needed </w:t>
      </w:r>
      <w:r w:rsidR="00E10A82" w:rsidRPr="002F0BFA">
        <w:t xml:space="preserve">and/or experimented </w:t>
      </w:r>
      <w:r w:rsidR="00BE3A3F" w:rsidRPr="002F0BFA">
        <w:t>up to this point</w:t>
      </w:r>
      <w:r w:rsidRPr="002F0BFA">
        <w:t>;</w:t>
      </w:r>
    </w:p>
    <w:p w:rsidR="006F45AD" w:rsidRPr="002F0BFA" w:rsidRDefault="006F45AD" w:rsidP="0049763A">
      <w:pPr>
        <w:pStyle w:val="Paragraphedeliste"/>
        <w:numPr>
          <w:ilvl w:val="0"/>
          <w:numId w:val="8"/>
        </w:numPr>
      </w:pPr>
      <w:r w:rsidRPr="002F0BFA">
        <w:rPr>
          <w:u w:val="single"/>
        </w:rPr>
        <w:t>Size</w:t>
      </w:r>
      <w:r w:rsidRPr="002F0BFA">
        <w:t xml:space="preserve"> – This is quite heterogeneous</w:t>
      </w:r>
      <w:r w:rsidR="006547EB" w:rsidRPr="002F0BFA">
        <w:t>:</w:t>
      </w:r>
      <w:r w:rsidRPr="002F0BFA">
        <w:t xml:space="preserve"> </w:t>
      </w:r>
      <w:r w:rsidR="006547EB" w:rsidRPr="002F0BFA">
        <w:t>t</w:t>
      </w:r>
      <w:r w:rsidRPr="002F0BFA">
        <w:t xml:space="preserve">he </w:t>
      </w:r>
      <w:proofErr w:type="spellStart"/>
      <w:r w:rsidR="007A62BF" w:rsidRPr="002F0BFA">
        <w:t>PetStore</w:t>
      </w:r>
      <w:proofErr w:type="spellEnd"/>
      <w:r w:rsidR="007A62BF" w:rsidRPr="002F0BFA">
        <w:t xml:space="preserve"> experiment</w:t>
      </w:r>
      <w:r w:rsidR="00D860C3">
        <w:t xml:space="preserve"> (the practical case study </w:t>
      </w:r>
      <w:r w:rsidR="002B7B08">
        <w:t>developed for performing first experiments in ARTIST</w:t>
      </w:r>
      <w:r w:rsidR="00D860C3">
        <w:t>)</w:t>
      </w:r>
      <w:r w:rsidR="007A62BF" w:rsidRPr="002F0BFA">
        <w:t xml:space="preserve"> is rather small</w:t>
      </w:r>
      <w:r w:rsidR="00E25951" w:rsidRPr="002F0BFA">
        <w:t xml:space="preserve"> and</w:t>
      </w:r>
      <w:r w:rsidR="007A62BF" w:rsidRPr="002F0BFA">
        <w:t xml:space="preserve"> the </w:t>
      </w:r>
      <w:r w:rsidRPr="002F0BFA">
        <w:t>tested use cases can be globally seen as having a medium</w:t>
      </w:r>
      <w:r w:rsidR="007A62BF" w:rsidRPr="002F0BFA">
        <w:t>/large</w:t>
      </w:r>
      <w:r w:rsidRPr="002F0BFA">
        <w:t xml:space="preserve"> size.</w:t>
      </w:r>
    </w:p>
    <w:p w:rsidR="006F45AD" w:rsidRPr="002F0BFA" w:rsidRDefault="006F45AD" w:rsidP="0049763A">
      <w:pPr>
        <w:pStyle w:val="Paragraphedeliste"/>
        <w:numPr>
          <w:ilvl w:val="0"/>
          <w:numId w:val="8"/>
        </w:numPr>
      </w:pPr>
      <w:r w:rsidRPr="002F0BFA">
        <w:rPr>
          <w:u w:val="single"/>
        </w:rPr>
        <w:t>Opacity</w:t>
      </w:r>
      <w:r w:rsidRPr="002F0BFA">
        <w:t xml:space="preserve"> – Only fully white-box </w:t>
      </w:r>
      <w:r w:rsidR="006D76F3" w:rsidRPr="002F0BFA">
        <w:t xml:space="preserve">artefacts </w:t>
      </w:r>
      <w:r w:rsidRPr="002F0BFA">
        <w:t xml:space="preserve">have been </w:t>
      </w:r>
      <w:proofErr w:type="spellStart"/>
      <w:r w:rsidRPr="002F0BFA">
        <w:t>analyzed</w:t>
      </w:r>
      <w:proofErr w:type="spellEnd"/>
      <w:r w:rsidRPr="002F0BFA">
        <w:t xml:space="preserve"> until now</w:t>
      </w:r>
      <w:r w:rsidR="00406909" w:rsidRPr="002F0BFA">
        <w:t xml:space="preserve"> (i.e., full access to the content of the </w:t>
      </w:r>
      <w:r w:rsidR="00B4329A">
        <w:t>software</w:t>
      </w:r>
      <w:r w:rsidR="00406909" w:rsidRPr="002F0BFA">
        <w:t xml:space="preserve"> artefacts)</w:t>
      </w:r>
      <w:r w:rsidRPr="002F0BFA">
        <w:t>.</w:t>
      </w:r>
    </w:p>
    <w:p w:rsidR="006F45AD" w:rsidRDefault="006F45AD" w:rsidP="0049763A">
      <w:pPr>
        <w:pStyle w:val="Paragraphedeliste"/>
        <w:numPr>
          <w:ilvl w:val="0"/>
          <w:numId w:val="8"/>
        </w:numPr>
      </w:pPr>
      <w:r w:rsidRPr="002F0BFA">
        <w:rPr>
          <w:u w:val="single"/>
        </w:rPr>
        <w:t>Architectural layer</w:t>
      </w:r>
      <w:r w:rsidRPr="002F0BFA">
        <w:t xml:space="preserve"> – Different experiments have been </w:t>
      </w:r>
      <w:r w:rsidR="004D2BC1" w:rsidRPr="002F0BFA">
        <w:t>conducted,</w:t>
      </w:r>
      <w:r w:rsidRPr="002F0BFA">
        <w:t xml:space="preserve"> but mainly the Data and Logic layers have been considered.</w:t>
      </w:r>
    </w:p>
    <w:p w:rsidR="00C71AA6" w:rsidRDefault="00D860C3">
      <w:r w:rsidRPr="002F0BFA">
        <w:t xml:space="preserve">According to the future needs of the different ARTIST use cases, the coverage of </w:t>
      </w:r>
      <w:r w:rsidR="00753543">
        <w:t xml:space="preserve">the Model Discovery Toolbox regarding the taxonomy dimension (mainly </w:t>
      </w:r>
      <w:r w:rsidRPr="002F0BFA">
        <w:rPr>
          <w:u w:val="single"/>
        </w:rPr>
        <w:t>Technical Space</w:t>
      </w:r>
      <w:r w:rsidRPr="002F0BFA">
        <w:t xml:space="preserve"> and </w:t>
      </w:r>
      <w:r w:rsidRPr="002F0BFA">
        <w:rPr>
          <w:u w:val="single"/>
        </w:rPr>
        <w:t>Environment</w:t>
      </w:r>
      <w:r w:rsidR="008A1766" w:rsidRPr="007D1474">
        <w:t xml:space="preserve"> ones) </w:t>
      </w:r>
      <w:r w:rsidRPr="002F0BFA">
        <w:t>co</w:t>
      </w:r>
      <w:r w:rsidR="008E27E1">
        <w:t>uld be extended in next version</w:t>
      </w:r>
      <w:r w:rsidRPr="002F0BFA">
        <w:t>.</w:t>
      </w:r>
    </w:p>
    <w:p w:rsidR="004640F9" w:rsidRPr="002F0BFA" w:rsidRDefault="004640F9" w:rsidP="002953F3">
      <w:pPr>
        <w:pStyle w:val="Titre2"/>
      </w:pPr>
      <w:bookmarkStart w:id="25" w:name="_Toc397350229"/>
      <w:r w:rsidRPr="002F0BFA">
        <w:t>Fitting into overall ARTIST</w:t>
      </w:r>
      <w:r w:rsidR="00F35CB4" w:rsidRPr="002F0BFA">
        <w:t xml:space="preserve"> solution</w:t>
      </w:r>
      <w:bookmarkEnd w:id="25"/>
    </w:p>
    <w:p w:rsidR="007F43D8" w:rsidRPr="002F0BFA" w:rsidRDefault="007F43D8" w:rsidP="009038B2">
      <w:r w:rsidRPr="002F0BFA">
        <w:t>This tooling support for the Model Discovery step</w:t>
      </w:r>
      <w:r w:rsidR="00354578" w:rsidRPr="002F0BFA">
        <w:t xml:space="preserve"> </w:t>
      </w:r>
      <w:r w:rsidR="009A3474" w:rsidRPr="002F0BFA">
        <w:t xml:space="preserve">(ARTIST Task ID </w:t>
      </w:r>
      <w:r w:rsidR="009A3474" w:rsidRPr="002F0BFA">
        <w:rPr>
          <w:i/>
        </w:rPr>
        <w:t>MODELDISCO</w:t>
      </w:r>
      <w:r w:rsidR="009A3474" w:rsidRPr="002F0BFA">
        <w:t xml:space="preserve">) </w:t>
      </w:r>
      <w:r w:rsidR="00354578" w:rsidRPr="002F0BFA">
        <w:t xml:space="preserve">is inserted at the heart of the ARTIST approach and underlying modernization </w:t>
      </w:r>
      <w:r w:rsidR="009A3474" w:rsidRPr="002F0BFA">
        <w:t>methodology</w:t>
      </w:r>
      <w:r w:rsidR="00354578" w:rsidRPr="002F0BFA">
        <w:t>.</w:t>
      </w:r>
      <w:r w:rsidR="00C72F0D" w:rsidRPr="002F0BFA">
        <w:t xml:space="preserve"> </w:t>
      </w:r>
      <w:r w:rsidR="00202A37">
        <w:t>First, i</w:t>
      </w:r>
      <w:r w:rsidR="001933BF" w:rsidRPr="002F0BFA">
        <w:t xml:space="preserve">t is required for the ARTIST pre-migration phase: it allows obtaining base models of the </w:t>
      </w:r>
      <w:r w:rsidR="00B4329A">
        <w:t>existing</w:t>
      </w:r>
      <w:r w:rsidR="001933BF" w:rsidRPr="002F0BFA">
        <w:t xml:space="preserve"> systems that can be used to evaluate the modernization effort, and so can potentially impact corresponding process planning.</w:t>
      </w:r>
      <w:r w:rsidR="001933BF">
        <w:t xml:space="preserve"> Then if </w:t>
      </w:r>
      <w:r w:rsidR="00114749" w:rsidRPr="002F0BFA">
        <w:t>the result of the pre-migration phase is positive</w:t>
      </w:r>
      <w:r w:rsidR="001933BF">
        <w:t xml:space="preserve">, </w:t>
      </w:r>
      <w:r w:rsidR="00C72F0D" w:rsidRPr="002F0BFA">
        <w:t xml:space="preserve">Model Discovery is the very first step of any </w:t>
      </w:r>
      <w:r w:rsidR="00202A37">
        <w:t xml:space="preserve">actual </w:t>
      </w:r>
      <w:r w:rsidR="007C6B9D" w:rsidRPr="002F0BFA">
        <w:t>ARTIST</w:t>
      </w:r>
      <w:r w:rsidR="00C72F0D" w:rsidRPr="002F0BFA">
        <w:t xml:space="preserve"> </w:t>
      </w:r>
      <w:r w:rsidR="00114749" w:rsidRPr="002F0BFA">
        <w:t xml:space="preserve">migration </w:t>
      </w:r>
      <w:r w:rsidR="00C72F0D" w:rsidRPr="002F0BFA">
        <w:t>process, then followed by Model Understanding (</w:t>
      </w:r>
      <w:r w:rsidR="00114749" w:rsidRPr="002F0BFA">
        <w:t xml:space="preserve">ARTIST Task ID </w:t>
      </w:r>
      <w:r w:rsidR="00114749" w:rsidRPr="002F0BFA">
        <w:rPr>
          <w:i/>
        </w:rPr>
        <w:t>MODELUNDER</w:t>
      </w:r>
      <w:r w:rsidR="00114749" w:rsidRPr="002F0BFA">
        <w:t xml:space="preserve">, </w:t>
      </w:r>
      <w:r w:rsidR="00C72F0D" w:rsidRPr="002F0BFA">
        <w:t xml:space="preserve">cf. </w:t>
      </w:r>
      <w:r w:rsidR="00A344D4" w:rsidRPr="002F0BFA">
        <w:t xml:space="preserve">also </w:t>
      </w:r>
      <w:r w:rsidR="00C72F0D" w:rsidRPr="002F0BFA">
        <w:t xml:space="preserve">D8.3.x). </w:t>
      </w:r>
      <w:r w:rsidR="00063A65">
        <w:t>Thus</w:t>
      </w:r>
      <w:r w:rsidR="001933BF">
        <w:t xml:space="preserve"> </w:t>
      </w:r>
      <w:r w:rsidR="001933BF" w:rsidRPr="002F0BFA">
        <w:t xml:space="preserve">it is an important component for the Reverse Engineering step (WP8), </w:t>
      </w:r>
      <w:r w:rsidR="002522A3">
        <w:t xml:space="preserve">as </w:t>
      </w:r>
      <w:r w:rsidR="001933BF" w:rsidRPr="002F0BFA">
        <w:t>preceding the Forward Engineering one (WP9)</w:t>
      </w:r>
      <w:r w:rsidR="001933BF">
        <w:t xml:space="preserve">. </w:t>
      </w:r>
      <w:r w:rsidR="00AB36EA" w:rsidRPr="002F0BFA">
        <w:t>Generally, t</w:t>
      </w:r>
      <w:r w:rsidR="00C72F0D" w:rsidRPr="002F0BFA">
        <w:t>he objective of this toolbox is to allow provisioning the remainder of the process with the sufficient and complete enough set of models</w:t>
      </w:r>
      <w:r w:rsidR="00F67F64" w:rsidRPr="002F0BFA">
        <w:t>, as</w:t>
      </w:r>
      <w:r w:rsidR="00C72F0D" w:rsidRPr="002F0BFA">
        <w:t xml:space="preserve"> discovered from the </w:t>
      </w:r>
      <w:r w:rsidR="00C81F46">
        <w:t>software</w:t>
      </w:r>
      <w:r w:rsidR="00C72F0D" w:rsidRPr="002F0BFA">
        <w:t xml:space="preserve"> artefacts composing the systems to be modernized.</w:t>
      </w:r>
      <w:r w:rsidR="00AB36EA" w:rsidRPr="002F0BFA">
        <w:t xml:space="preserve"> The expected support for both the Java and .NET </w:t>
      </w:r>
      <w:r w:rsidR="00CA0E69">
        <w:t xml:space="preserve">technologies </w:t>
      </w:r>
      <w:r w:rsidR="00AB36EA" w:rsidRPr="002F0BFA">
        <w:t>is shown in</w:t>
      </w:r>
      <w:r w:rsidR="004A7125">
        <w:t xml:space="preserve"> </w:t>
      </w:r>
      <w:r w:rsidR="00FB5EB5">
        <w:fldChar w:fldCharType="begin"/>
      </w:r>
      <w:r w:rsidR="004A7125">
        <w:instrText xml:space="preserve"> REF _Ref366765763 \h </w:instrText>
      </w:r>
      <w:r w:rsidR="00FB5EB5">
        <w:fldChar w:fldCharType="separate"/>
      </w:r>
      <w:r w:rsidR="001C00C2" w:rsidRPr="00D10679">
        <w:t xml:space="preserve">Figure </w:t>
      </w:r>
      <w:r w:rsidR="001C00C2">
        <w:rPr>
          <w:noProof/>
        </w:rPr>
        <w:t>1</w:t>
      </w:r>
      <w:r w:rsidR="00FB5EB5">
        <w:fldChar w:fldCharType="end"/>
      </w:r>
      <w:r w:rsidR="00AB36EA" w:rsidRPr="002F0BFA">
        <w:t>.</w:t>
      </w:r>
    </w:p>
    <w:p w:rsidR="00240A30" w:rsidRPr="002F0BFA" w:rsidRDefault="00240A30" w:rsidP="00240A30">
      <w:pPr>
        <w:jc w:val="center"/>
      </w:pPr>
      <w:r w:rsidRPr="002F0BFA">
        <w:rPr>
          <w:noProof/>
          <w:lang w:val="fr-FR" w:eastAsia="fr-FR"/>
        </w:rPr>
        <w:lastRenderedPageBreak/>
        <w:drawing>
          <wp:inline distT="0" distB="0" distL="0" distR="0" wp14:anchorId="75D789A5" wp14:editId="68C888CF">
            <wp:extent cx="3577071" cy="2652043"/>
            <wp:effectExtent l="76200" t="76200" r="99579" b="53057"/>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579885" cy="2654129"/>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EE1A81" w:rsidRPr="00D10679" w:rsidRDefault="007E0A59" w:rsidP="0061347A">
      <w:pPr>
        <w:pStyle w:val="Lgende"/>
        <w:jc w:val="center"/>
        <w:rPr>
          <w:b w:val="0"/>
          <w:bCs w:val="0"/>
          <w:color w:val="auto"/>
        </w:rPr>
      </w:pPr>
      <w:bookmarkStart w:id="26" w:name="_Ref366765763"/>
      <w:bookmarkStart w:id="27" w:name="_Toc397350322"/>
      <w:r w:rsidRPr="00D10679">
        <w:rPr>
          <w:color w:val="auto"/>
        </w:rPr>
        <w:t xml:space="preserve">Figure </w:t>
      </w:r>
      <w:r w:rsidR="00FB5EB5" w:rsidRPr="00D10679">
        <w:rPr>
          <w:color w:val="auto"/>
        </w:rPr>
        <w:fldChar w:fldCharType="begin"/>
      </w:r>
      <w:r w:rsidRPr="00D10679">
        <w:rPr>
          <w:color w:val="auto"/>
        </w:rPr>
        <w:instrText xml:space="preserve"> SEQ Figure \* ARABIC </w:instrText>
      </w:r>
      <w:r w:rsidR="00FB5EB5" w:rsidRPr="00D10679">
        <w:rPr>
          <w:color w:val="auto"/>
        </w:rPr>
        <w:fldChar w:fldCharType="separate"/>
      </w:r>
      <w:r w:rsidR="001C00C2">
        <w:rPr>
          <w:noProof/>
          <w:color w:val="auto"/>
        </w:rPr>
        <w:t>1</w:t>
      </w:r>
      <w:r w:rsidR="00FB5EB5" w:rsidRPr="00D10679">
        <w:rPr>
          <w:color w:val="auto"/>
        </w:rPr>
        <w:fldChar w:fldCharType="end"/>
      </w:r>
      <w:bookmarkEnd w:id="26"/>
      <w:r w:rsidRPr="00D10679">
        <w:rPr>
          <w:color w:val="auto"/>
        </w:rPr>
        <w:t xml:space="preserve"> Excerpt of the ARTIST Architecture, the “Model Discovery” component</w:t>
      </w:r>
      <w:bookmarkEnd w:id="27"/>
    </w:p>
    <w:p w:rsidR="009067BC" w:rsidRPr="002F0BFA" w:rsidRDefault="009067BC" w:rsidP="009038B2">
      <w:r w:rsidRPr="002F0BFA">
        <w:t xml:space="preserve">Going out of the ARTIST project, the Model Discovery toolbox has also value by itself. Independently from the considered global approach or process it may be used in, it can bring interesting benefits </w:t>
      </w:r>
      <w:r w:rsidR="005B442A" w:rsidRPr="002F0BFA">
        <w:t>to</w:t>
      </w:r>
      <w:r w:rsidRPr="002F0BFA">
        <w:t xml:space="preserve"> all </w:t>
      </w:r>
      <w:r w:rsidR="00AD0E72" w:rsidRPr="002F0BFA">
        <w:t>activities</w:t>
      </w:r>
      <w:r w:rsidRPr="002F0BFA">
        <w:t xml:space="preserve"> involving the simple observation or deeper analysis of existing software systems.</w:t>
      </w:r>
    </w:p>
    <w:p w:rsidR="00C52A42" w:rsidRPr="002F0BFA" w:rsidRDefault="00C52A42" w:rsidP="00C52A42">
      <w:pPr>
        <w:pStyle w:val="Titre2"/>
      </w:pPr>
      <w:bookmarkStart w:id="28" w:name="_Toc397350230"/>
      <w:r w:rsidRPr="002F0BFA">
        <w:t>Technical description</w:t>
      </w:r>
      <w:bookmarkEnd w:id="28"/>
    </w:p>
    <w:p w:rsidR="004758AA" w:rsidRPr="002F0BFA" w:rsidRDefault="000F3DC0" w:rsidP="008C166E">
      <w:r w:rsidRPr="002F0BFA">
        <w:t xml:space="preserve">From an implementation perspective, the choice has been made </w:t>
      </w:r>
      <w:r w:rsidR="00971241" w:rsidRPr="002F0BFA">
        <w:t xml:space="preserve">very early </w:t>
      </w:r>
      <w:r w:rsidRPr="002F0BFA">
        <w:t xml:space="preserve">to rely as much as possible </w:t>
      </w:r>
      <w:r w:rsidR="008C166E" w:rsidRPr="002F0BFA">
        <w:t xml:space="preserve">on </w:t>
      </w:r>
      <w:r w:rsidRPr="002F0BFA">
        <w:t xml:space="preserve">already existing </w:t>
      </w:r>
      <w:r w:rsidR="004758AA" w:rsidRPr="002F0BFA">
        <w:t>technologies:</w:t>
      </w:r>
    </w:p>
    <w:p w:rsidR="004758AA" w:rsidRPr="002F0BFA" w:rsidRDefault="000F3DC0" w:rsidP="004758AA">
      <w:pPr>
        <w:pStyle w:val="Paragraphedeliste"/>
        <w:numPr>
          <w:ilvl w:val="0"/>
          <w:numId w:val="10"/>
        </w:numPr>
      </w:pPr>
      <w:r w:rsidRPr="002F0BFA">
        <w:t>Eclipse EMF</w:t>
      </w:r>
      <w:r w:rsidR="00AA3BFB" w:rsidRPr="002F0BFA">
        <w:t xml:space="preserve"> </w:t>
      </w:r>
      <w:r w:rsidR="00FB5EB5" w:rsidRPr="002F0BFA">
        <w:fldChar w:fldCharType="begin"/>
      </w:r>
      <w:r w:rsidR="002F195D" w:rsidRPr="002F0BFA">
        <w:instrText xml:space="preserve"> REF _Ref366068067 \n \h </w:instrText>
      </w:r>
      <w:r w:rsidR="00FB5EB5" w:rsidRPr="002F0BFA">
        <w:fldChar w:fldCharType="separate"/>
      </w:r>
      <w:r w:rsidR="001C00C2">
        <w:t>[2]</w:t>
      </w:r>
      <w:r w:rsidR="00FB5EB5" w:rsidRPr="002F0BFA">
        <w:fldChar w:fldCharType="end"/>
      </w:r>
      <w:r w:rsidRPr="002F0BFA">
        <w:t xml:space="preserve">, </w:t>
      </w:r>
      <w:proofErr w:type="spellStart"/>
      <w:r w:rsidR="00287317" w:rsidRPr="002F0BFA">
        <w:t>MoDisco</w:t>
      </w:r>
      <w:proofErr w:type="spellEnd"/>
      <w:r w:rsidRPr="002F0BFA">
        <w:t xml:space="preserve"> </w:t>
      </w:r>
      <w:r w:rsidR="00FB5EB5" w:rsidRPr="002F0BFA">
        <w:fldChar w:fldCharType="begin"/>
      </w:r>
      <w:r w:rsidR="002F195D" w:rsidRPr="002F0BFA">
        <w:instrText xml:space="preserve"> REF _Ref366068078 \n \h </w:instrText>
      </w:r>
      <w:r w:rsidR="00FB5EB5" w:rsidRPr="002F0BFA">
        <w:fldChar w:fldCharType="separate"/>
      </w:r>
      <w:r w:rsidR="001C00C2">
        <w:t>[4]</w:t>
      </w:r>
      <w:r w:rsidR="00FB5EB5" w:rsidRPr="002F0BFA">
        <w:fldChar w:fldCharType="end"/>
      </w:r>
      <w:r w:rsidR="00AA3BFB" w:rsidRPr="002F0BFA">
        <w:t xml:space="preserve"> </w:t>
      </w:r>
      <w:r w:rsidRPr="002F0BFA">
        <w:t xml:space="preserve">&amp; </w:t>
      </w:r>
      <w:r w:rsidR="008C166E" w:rsidRPr="002F0BFA">
        <w:t>ATL</w:t>
      </w:r>
      <w:r w:rsidR="002F195D" w:rsidRPr="002F0BFA">
        <w:t xml:space="preserve"> </w:t>
      </w:r>
      <w:r w:rsidR="00FB5EB5" w:rsidRPr="002F0BFA">
        <w:fldChar w:fldCharType="begin"/>
      </w:r>
      <w:r w:rsidR="002F195D" w:rsidRPr="002F0BFA">
        <w:instrText xml:space="preserve"> REF _Ref366068083 \n \h </w:instrText>
      </w:r>
      <w:r w:rsidR="00FB5EB5" w:rsidRPr="002F0BFA">
        <w:fldChar w:fldCharType="separate"/>
      </w:r>
      <w:r w:rsidR="001C00C2">
        <w:t>[1]</w:t>
      </w:r>
      <w:r w:rsidR="00FB5EB5" w:rsidRPr="002F0BFA">
        <w:fldChar w:fldCharType="end"/>
      </w:r>
      <w:r w:rsidRPr="002F0BFA">
        <w:t xml:space="preserve"> for the Java</w:t>
      </w:r>
      <w:r w:rsidR="008F1E0A" w:rsidRPr="002F0BFA">
        <w:t xml:space="preserve"> EE</w:t>
      </w:r>
      <w:r w:rsidRPr="002F0BFA">
        <w:t xml:space="preserve"> </w:t>
      </w:r>
      <w:r w:rsidR="00CA0E69">
        <w:t>technology</w:t>
      </w:r>
      <w:r w:rsidR="004758AA" w:rsidRPr="002F0BFA">
        <w:t>;</w:t>
      </w:r>
    </w:p>
    <w:p w:rsidR="004758AA" w:rsidRPr="002F0BFA" w:rsidRDefault="008C166E" w:rsidP="004758AA">
      <w:pPr>
        <w:pStyle w:val="Paragraphedeliste"/>
        <w:numPr>
          <w:ilvl w:val="0"/>
          <w:numId w:val="10"/>
        </w:numPr>
      </w:pPr>
      <w:proofErr w:type="spellStart"/>
      <w:r w:rsidRPr="002F0BFA">
        <w:t>Sparx</w:t>
      </w:r>
      <w:proofErr w:type="spellEnd"/>
      <w:r w:rsidRPr="002F0BFA">
        <w:t xml:space="preserve"> E</w:t>
      </w:r>
      <w:r w:rsidR="000F3DC0" w:rsidRPr="002F0BFA">
        <w:t xml:space="preserve">nterprise </w:t>
      </w:r>
      <w:r w:rsidRPr="002F0BFA">
        <w:t>A</w:t>
      </w:r>
      <w:r w:rsidR="000F3DC0" w:rsidRPr="002F0BFA">
        <w:t xml:space="preserve">rchitect </w:t>
      </w:r>
      <w:r w:rsidR="00FB5EB5" w:rsidRPr="002F0BFA">
        <w:fldChar w:fldCharType="begin"/>
      </w:r>
      <w:r w:rsidR="002F195D" w:rsidRPr="002F0BFA">
        <w:instrText xml:space="preserve"> REF _Ref366068090 \n \h </w:instrText>
      </w:r>
      <w:r w:rsidR="00FB5EB5" w:rsidRPr="002F0BFA">
        <w:fldChar w:fldCharType="separate"/>
      </w:r>
      <w:r w:rsidR="001C00C2">
        <w:t>[13]</w:t>
      </w:r>
      <w:r w:rsidR="00FB5EB5" w:rsidRPr="002F0BFA">
        <w:fldChar w:fldCharType="end"/>
      </w:r>
      <w:r w:rsidR="00AA3BFB" w:rsidRPr="002F0BFA">
        <w:t xml:space="preserve"> </w:t>
      </w:r>
      <w:r w:rsidR="000F3DC0" w:rsidRPr="002F0BFA">
        <w:t xml:space="preserve">for the .NET </w:t>
      </w:r>
      <w:r w:rsidR="00CA0E69">
        <w:t>technology</w:t>
      </w:r>
      <w:r w:rsidR="000F3DC0" w:rsidRPr="002F0BFA">
        <w:t>.</w:t>
      </w:r>
    </w:p>
    <w:p w:rsidR="008C166E" w:rsidRPr="002F0BFA" w:rsidRDefault="00067723" w:rsidP="00C52A42">
      <w:r w:rsidRPr="002F0BFA">
        <w:t>The objective is to be able to benefit from the well-established tool support and related communities.</w:t>
      </w:r>
      <w:r w:rsidR="004758AA" w:rsidRPr="002F0BFA">
        <w:t xml:space="preserve"> The plan is of course to reuse the various provided components as a base for the Model Discovery Toolbox developments, but also to </w:t>
      </w:r>
      <w:r w:rsidR="00C634EC" w:rsidRPr="002F0BFA">
        <w:t xml:space="preserve">potentially </w:t>
      </w:r>
      <w:r w:rsidR="004758AA" w:rsidRPr="002F0BFA">
        <w:t>upgrade/extend them if needed or relevant within the context of the project</w:t>
      </w:r>
      <w:r w:rsidR="00C634EC" w:rsidRPr="002F0BFA">
        <w:t xml:space="preserve"> (e.g., for the sake of developing new model discoverers </w:t>
      </w:r>
      <w:r w:rsidR="008C166E" w:rsidRPr="002F0BFA">
        <w:t xml:space="preserve">targeting </w:t>
      </w:r>
      <w:r w:rsidR="00C634EC" w:rsidRPr="002F0BFA">
        <w:t xml:space="preserve">types of </w:t>
      </w:r>
      <w:r w:rsidR="00C81F46">
        <w:t>software</w:t>
      </w:r>
      <w:r w:rsidR="008C166E" w:rsidRPr="002F0BFA">
        <w:t xml:space="preserve"> art</w:t>
      </w:r>
      <w:r w:rsidR="00CA0E69">
        <w:t>e</w:t>
      </w:r>
      <w:r w:rsidR="008C166E" w:rsidRPr="002F0BFA">
        <w:t xml:space="preserve">facts </w:t>
      </w:r>
      <w:r w:rsidR="00857E1B" w:rsidRPr="002F0BFA">
        <w:t xml:space="preserve">that are </w:t>
      </w:r>
      <w:r w:rsidR="00C634EC" w:rsidRPr="002F0BFA">
        <w:t>not supported yet</w:t>
      </w:r>
      <w:r w:rsidR="008C166E" w:rsidRPr="002F0BFA">
        <w:t>)</w:t>
      </w:r>
      <w:r w:rsidR="00C634EC" w:rsidRPr="002F0BFA">
        <w:t>.</w:t>
      </w:r>
    </w:p>
    <w:p w:rsidR="00C82173" w:rsidRPr="002F0BFA" w:rsidRDefault="00AA3BFB" w:rsidP="00C52A42">
      <w:r w:rsidRPr="002F0BFA">
        <w:t>As a model-based solution</w:t>
      </w:r>
      <w:r w:rsidR="00B92E3E" w:rsidRPr="002F0BFA">
        <w:t xml:space="preserve">, </w:t>
      </w:r>
      <w:r w:rsidRPr="002F0BFA">
        <w:t xml:space="preserve">the Model Discovery Toolbox is built upon a set of reference </w:t>
      </w:r>
      <w:proofErr w:type="spellStart"/>
      <w:r w:rsidRPr="002F0BFA">
        <w:t>me</w:t>
      </w:r>
      <w:r w:rsidR="002F195D" w:rsidRPr="002F0BFA">
        <w:t>tamodels</w:t>
      </w:r>
      <w:proofErr w:type="spellEnd"/>
      <w:r w:rsidR="002F195D" w:rsidRPr="002F0BFA">
        <w:t>. Notably, the OMG UML</w:t>
      </w:r>
      <w:r w:rsidR="0067011A" w:rsidRPr="002F0BFA">
        <w:t xml:space="preserve"> standard metamodel </w:t>
      </w:r>
      <w:r w:rsidR="00FB5EB5" w:rsidRPr="002F0BFA">
        <w:fldChar w:fldCharType="begin"/>
      </w:r>
      <w:r w:rsidR="00EB3550" w:rsidRPr="002F0BFA">
        <w:instrText xml:space="preserve"> REF _Ref366068102 \n \h </w:instrText>
      </w:r>
      <w:r w:rsidR="00FB5EB5" w:rsidRPr="002F0BFA">
        <w:fldChar w:fldCharType="separate"/>
      </w:r>
      <w:r w:rsidR="001C00C2">
        <w:t>[11]</w:t>
      </w:r>
      <w:r w:rsidR="00FB5EB5" w:rsidRPr="002F0BFA">
        <w:fldChar w:fldCharType="end"/>
      </w:r>
      <w:r w:rsidR="00EB3550" w:rsidRPr="002F0BFA">
        <w:t xml:space="preserve"> </w:t>
      </w:r>
      <w:r w:rsidR="0067011A" w:rsidRPr="002F0BFA">
        <w:t>is used as the base for models produced as outputs of the toolbox</w:t>
      </w:r>
      <w:r w:rsidR="00EB3550" w:rsidRPr="002F0BFA">
        <w:t xml:space="preserve"> while the OMG KDM standard metamodel </w:t>
      </w:r>
      <w:r w:rsidR="00FB5EB5" w:rsidRPr="002F0BFA">
        <w:fldChar w:fldCharType="begin"/>
      </w:r>
      <w:r w:rsidR="00EB3550" w:rsidRPr="002F0BFA">
        <w:instrText xml:space="preserve"> REF _Ref366068249 \n \h </w:instrText>
      </w:r>
      <w:r w:rsidR="00FB5EB5" w:rsidRPr="002F0BFA">
        <w:fldChar w:fldCharType="separate"/>
      </w:r>
      <w:r w:rsidR="001C00C2">
        <w:t>[10]</w:t>
      </w:r>
      <w:r w:rsidR="00FB5EB5" w:rsidRPr="002F0BFA">
        <w:fldChar w:fldCharType="end"/>
      </w:r>
      <w:r w:rsidR="00EB3550" w:rsidRPr="002F0BFA">
        <w:t xml:space="preserve"> is also considered as an alternative option for interoperability purposes</w:t>
      </w:r>
      <w:r w:rsidR="0067011A" w:rsidRPr="002F0BFA">
        <w:t>.</w:t>
      </w:r>
      <w:r w:rsidR="009C1EB2" w:rsidRPr="002F0BFA">
        <w:t xml:space="preserve"> </w:t>
      </w:r>
      <w:r w:rsidR="00C82173" w:rsidRPr="002F0BFA">
        <w:t xml:space="preserve">For the Java </w:t>
      </w:r>
      <w:r w:rsidR="00CA0E69">
        <w:t>technology</w:t>
      </w:r>
      <w:r w:rsidR="00C82173" w:rsidRPr="002F0BFA">
        <w:t>, a</w:t>
      </w:r>
      <w:r w:rsidR="00CF0870" w:rsidRPr="002F0BFA">
        <w:t xml:space="preserve">ll </w:t>
      </w:r>
      <w:proofErr w:type="spellStart"/>
      <w:r w:rsidR="00CF0870" w:rsidRPr="002F0BFA">
        <w:t>metamodels</w:t>
      </w:r>
      <w:proofErr w:type="spellEnd"/>
      <w:r w:rsidR="00CF0870" w:rsidRPr="002F0BFA">
        <w:t xml:space="preserve"> </w:t>
      </w:r>
      <w:r w:rsidR="009C1EB2" w:rsidRPr="002F0BFA">
        <w:t xml:space="preserve">are actually </w:t>
      </w:r>
      <w:r w:rsidR="00CF0870" w:rsidRPr="002F0BFA">
        <w:t xml:space="preserve">implemented in EMF </w:t>
      </w:r>
      <w:proofErr w:type="spellStart"/>
      <w:r w:rsidR="00CF0870" w:rsidRPr="002F0BFA">
        <w:t>Ecore</w:t>
      </w:r>
      <w:proofErr w:type="spellEnd"/>
      <w:r w:rsidR="00CF0870" w:rsidRPr="002F0BFA">
        <w:t xml:space="preserve">: the UML metamodel </w:t>
      </w:r>
      <w:r w:rsidR="009C1EB2" w:rsidRPr="002F0BFA">
        <w:t xml:space="preserve">implementation </w:t>
      </w:r>
      <w:r w:rsidR="00CF0870" w:rsidRPr="002F0BFA">
        <w:t>is provid</w:t>
      </w:r>
      <w:r w:rsidR="009C1EB2" w:rsidRPr="002F0BFA">
        <w:t xml:space="preserve">ed by the Eclipse UML2 project </w:t>
      </w:r>
      <w:r w:rsidR="00FB5EB5" w:rsidRPr="002F0BFA">
        <w:fldChar w:fldCharType="begin"/>
      </w:r>
      <w:r w:rsidR="002F195D" w:rsidRPr="002F0BFA">
        <w:instrText xml:space="preserve"> REF _Ref366068146 \n \h </w:instrText>
      </w:r>
      <w:r w:rsidR="00FB5EB5" w:rsidRPr="002F0BFA">
        <w:fldChar w:fldCharType="separate"/>
      </w:r>
      <w:r w:rsidR="001C00C2">
        <w:t>[6]</w:t>
      </w:r>
      <w:r w:rsidR="00FB5EB5" w:rsidRPr="002F0BFA">
        <w:fldChar w:fldCharType="end"/>
      </w:r>
      <w:r w:rsidR="002F195D" w:rsidRPr="002F0BFA">
        <w:t xml:space="preserve"> </w:t>
      </w:r>
      <w:r w:rsidR="009C1EB2" w:rsidRPr="002F0BFA">
        <w:t>whereas the Java, KDM and XML ones</w:t>
      </w:r>
      <w:r w:rsidR="00CF0870" w:rsidRPr="002F0BFA">
        <w:t xml:space="preserve"> </w:t>
      </w:r>
      <w:r w:rsidR="009C1EB2" w:rsidRPr="002F0BFA">
        <w:t>are</w:t>
      </w:r>
      <w:r w:rsidR="00CF0870" w:rsidRPr="002F0BFA">
        <w:t xml:space="preserve"> </w:t>
      </w:r>
      <w:r w:rsidR="009C1EB2" w:rsidRPr="002F0BFA">
        <w:t>offered</w:t>
      </w:r>
      <w:r w:rsidR="00CF0870" w:rsidRPr="002F0BFA">
        <w:t xml:space="preserve"> by the Eclipse </w:t>
      </w:r>
      <w:proofErr w:type="spellStart"/>
      <w:r w:rsidR="00CF0870" w:rsidRPr="002F0BFA">
        <w:t>MoDisco</w:t>
      </w:r>
      <w:proofErr w:type="spellEnd"/>
      <w:r w:rsidR="00CF0870" w:rsidRPr="002F0BFA">
        <w:t xml:space="preserve"> project</w:t>
      </w:r>
      <w:r w:rsidR="002F195D" w:rsidRPr="002F0BFA">
        <w:t xml:space="preserve"> </w:t>
      </w:r>
      <w:r w:rsidR="00FB5EB5" w:rsidRPr="002F0BFA">
        <w:fldChar w:fldCharType="begin"/>
      </w:r>
      <w:r w:rsidR="002F195D" w:rsidRPr="002F0BFA">
        <w:instrText xml:space="preserve"> REF _Ref366068078 \n \h </w:instrText>
      </w:r>
      <w:r w:rsidR="00FB5EB5" w:rsidRPr="002F0BFA">
        <w:fldChar w:fldCharType="separate"/>
      </w:r>
      <w:r w:rsidR="001C00C2">
        <w:t>[4]</w:t>
      </w:r>
      <w:r w:rsidR="00FB5EB5" w:rsidRPr="002F0BFA">
        <w:fldChar w:fldCharType="end"/>
      </w:r>
      <w:r w:rsidR="00CF0870" w:rsidRPr="002F0BFA">
        <w:t>.</w:t>
      </w:r>
      <w:r w:rsidR="009C1EB2" w:rsidRPr="002F0BFA">
        <w:t xml:space="preserve"> </w:t>
      </w:r>
      <w:r w:rsidR="00C82173" w:rsidRPr="002F0BFA">
        <w:t xml:space="preserve">For the .NET </w:t>
      </w:r>
      <w:r w:rsidR="00CA0E69">
        <w:t>technology</w:t>
      </w:r>
      <w:r w:rsidR="00C82173" w:rsidRPr="002F0BFA">
        <w:t xml:space="preserve">, the UML2 metamodel implementation is the one </w:t>
      </w:r>
      <w:r w:rsidR="00E23EB9" w:rsidRPr="002F0BFA">
        <w:t>fitted with</w:t>
      </w:r>
      <w:r w:rsidR="00C82173" w:rsidRPr="002F0BFA">
        <w:t xml:space="preserve"> </w:t>
      </w:r>
      <w:proofErr w:type="spellStart"/>
      <w:r w:rsidR="00C82173" w:rsidRPr="002F0BFA">
        <w:t>Sparx</w:t>
      </w:r>
      <w:proofErr w:type="spellEnd"/>
      <w:r w:rsidR="00C82173" w:rsidRPr="002F0BFA">
        <w:t xml:space="preserve"> Enterprise Architecture</w:t>
      </w:r>
      <w:r w:rsidR="002F195D" w:rsidRPr="002F0BFA">
        <w:t xml:space="preserve"> </w:t>
      </w:r>
      <w:r w:rsidR="00FB5EB5" w:rsidRPr="002F0BFA">
        <w:fldChar w:fldCharType="begin"/>
      </w:r>
      <w:r w:rsidR="002F195D" w:rsidRPr="002F0BFA">
        <w:instrText xml:space="preserve"> REF _Ref366068090 \n \h </w:instrText>
      </w:r>
      <w:r w:rsidR="00FB5EB5" w:rsidRPr="002F0BFA">
        <w:fldChar w:fldCharType="separate"/>
      </w:r>
      <w:r w:rsidR="001C00C2">
        <w:t>[13]</w:t>
      </w:r>
      <w:r w:rsidR="00FB5EB5" w:rsidRPr="002F0BFA">
        <w:fldChar w:fldCharType="end"/>
      </w:r>
      <w:r w:rsidR="00C82173" w:rsidRPr="002F0BFA">
        <w:t xml:space="preserve">. </w:t>
      </w:r>
      <w:r w:rsidR="00707384" w:rsidRPr="002F0BFA">
        <w:t>Importantly</w:t>
      </w:r>
      <w:r w:rsidR="00C82173" w:rsidRPr="002F0BFA">
        <w:t>, an additional EA support for importing/exporting EMF models from/to Eclipse is being developed as part of ARTIST</w:t>
      </w:r>
      <w:r w:rsidR="00707384" w:rsidRPr="002F0BFA">
        <w:t xml:space="preserve"> in order to allow model interchange between the two </w:t>
      </w:r>
      <w:r w:rsidR="00CA0E69">
        <w:t>technologies</w:t>
      </w:r>
      <w:r w:rsidR="00C82173" w:rsidRPr="002F0BFA">
        <w:t>.</w:t>
      </w:r>
    </w:p>
    <w:p w:rsidR="00CF0870" w:rsidRPr="002F0BFA" w:rsidRDefault="00CF0870" w:rsidP="00C52A42">
      <w:r w:rsidRPr="002F0BFA">
        <w:t xml:space="preserve">According to the </w:t>
      </w:r>
      <w:r w:rsidR="00766F13" w:rsidRPr="002F0BFA">
        <w:t xml:space="preserve">current </w:t>
      </w:r>
      <w:r w:rsidRPr="002F0BFA">
        <w:t>list of features</w:t>
      </w:r>
      <w:r w:rsidR="00766F13" w:rsidRPr="002F0BFA">
        <w:t xml:space="preserve"> as presented in Section </w:t>
      </w:r>
      <w:r w:rsidR="00FB5EB5" w:rsidRPr="002F0BFA">
        <w:fldChar w:fldCharType="begin"/>
      </w:r>
      <w:r w:rsidR="00766F13" w:rsidRPr="002F0BFA">
        <w:instrText xml:space="preserve"> REF _Ref362613876 \n \h </w:instrText>
      </w:r>
      <w:r w:rsidR="00FB5EB5" w:rsidRPr="002F0BFA">
        <w:fldChar w:fldCharType="separate"/>
      </w:r>
      <w:r w:rsidR="001C00C2">
        <w:t>2.1</w:t>
      </w:r>
      <w:r w:rsidR="00FB5EB5" w:rsidRPr="002F0BFA">
        <w:fldChar w:fldCharType="end"/>
      </w:r>
      <w:r w:rsidR="00766F13" w:rsidRPr="002F0BFA">
        <w:t>,</w:t>
      </w:r>
      <w:r w:rsidRPr="002F0BFA">
        <w:t xml:space="preserve"> </w:t>
      </w:r>
      <w:r w:rsidR="00766F13" w:rsidRPr="002F0BFA">
        <w:t xml:space="preserve">here is some </w:t>
      </w:r>
      <w:r w:rsidR="00252A3F" w:rsidRPr="002F0BFA">
        <w:t>more</w:t>
      </w:r>
      <w:r w:rsidR="00766F13" w:rsidRPr="002F0BFA">
        <w:t xml:space="preserve"> information about the technical implementation of each one of them</w:t>
      </w:r>
      <w:r w:rsidR="00413E11">
        <w:t xml:space="preserve"> </w:t>
      </w:r>
      <w:r w:rsidR="00413E11" w:rsidRPr="002F0BFA">
        <w:t xml:space="preserve">(in italic the features </w:t>
      </w:r>
      <w:r w:rsidR="00413E11">
        <w:t>already available</w:t>
      </w:r>
      <w:r w:rsidR="00413E11" w:rsidRPr="002F0BFA">
        <w:t xml:space="preserve"> but </w:t>
      </w:r>
      <w:r w:rsidR="00413E11">
        <w:t xml:space="preserve">extended and/or </w:t>
      </w:r>
      <w:r w:rsidR="00413E11" w:rsidRPr="002F0BFA">
        <w:t xml:space="preserve">reused in the project, in bold </w:t>
      </w:r>
      <w:r w:rsidR="00FE15B3">
        <w:t xml:space="preserve">the features developed during </w:t>
      </w:r>
      <w:r w:rsidR="00FE15B3" w:rsidRPr="002F0BFA">
        <w:t>th</w:t>
      </w:r>
      <w:r w:rsidR="00FE15B3">
        <w:t>e</w:t>
      </w:r>
      <w:r w:rsidR="00FE15B3" w:rsidRPr="002F0BFA">
        <w:t>s</w:t>
      </w:r>
      <w:r w:rsidR="00FE15B3">
        <w:t>e</w:t>
      </w:r>
      <w:r w:rsidR="00FE15B3" w:rsidRPr="002F0BFA">
        <w:t xml:space="preserve"> </w:t>
      </w:r>
      <w:r w:rsidR="00FE15B3">
        <w:t xml:space="preserve">two </w:t>
      </w:r>
      <w:r w:rsidR="00FE15B3" w:rsidRPr="002F0BFA">
        <w:t>first year</w:t>
      </w:r>
      <w:r w:rsidR="00FE15B3">
        <w:t>s</w:t>
      </w:r>
      <w:r w:rsidR="00413E11" w:rsidRPr="002F0BFA">
        <w:t>)</w:t>
      </w:r>
      <w:r w:rsidR="00766F13" w:rsidRPr="002F0BFA">
        <w:t>:</w:t>
      </w:r>
    </w:p>
    <w:p w:rsidR="000C32E2" w:rsidRPr="002F0BFA" w:rsidRDefault="000C32E2" w:rsidP="00C52A42"/>
    <w:p w:rsidR="00C67AE2" w:rsidRPr="002F0BFA" w:rsidRDefault="00C67AE2" w:rsidP="00C67AE2">
      <w:pPr>
        <w:pStyle w:val="Paragraphedeliste"/>
        <w:numPr>
          <w:ilvl w:val="0"/>
          <w:numId w:val="7"/>
        </w:numPr>
      </w:pPr>
      <w:r w:rsidRPr="002F0BFA">
        <w:t>From Java EE art</w:t>
      </w:r>
      <w:r w:rsidR="00A32B88">
        <w:t>e</w:t>
      </w:r>
      <w:r w:rsidRPr="002F0BFA">
        <w:t>facts</w:t>
      </w:r>
    </w:p>
    <w:p w:rsidR="00C67AE2" w:rsidRPr="002F0BFA" w:rsidRDefault="00C67AE2" w:rsidP="00C67AE2">
      <w:pPr>
        <w:pStyle w:val="Paragraphedeliste"/>
        <w:numPr>
          <w:ilvl w:val="1"/>
          <w:numId w:val="7"/>
        </w:numPr>
      </w:pPr>
      <w:r w:rsidRPr="002F0BFA">
        <w:t>From Java source code</w:t>
      </w:r>
    </w:p>
    <w:p w:rsidR="00C67AE2" w:rsidRPr="002F0BFA" w:rsidRDefault="00C67AE2" w:rsidP="00C67AE2">
      <w:pPr>
        <w:pStyle w:val="Paragraphedeliste"/>
        <w:numPr>
          <w:ilvl w:val="2"/>
          <w:numId w:val="7"/>
        </w:numPr>
        <w:rPr>
          <w:i/>
        </w:rPr>
      </w:pPr>
      <w:r w:rsidRPr="002F0BFA">
        <w:rPr>
          <w:i/>
        </w:rPr>
        <w:t>Java code model (complete)</w:t>
      </w:r>
    </w:p>
    <w:p w:rsidR="00C67AE2" w:rsidRPr="002F0BFA" w:rsidRDefault="00C67AE2" w:rsidP="00C67AE2">
      <w:pPr>
        <w:pStyle w:val="Paragraphedeliste"/>
        <w:numPr>
          <w:ilvl w:val="3"/>
          <w:numId w:val="7"/>
        </w:numPr>
        <w:rPr>
          <w:i/>
        </w:rPr>
      </w:pPr>
      <w:proofErr w:type="spellStart"/>
      <w:r w:rsidRPr="002F0BFA">
        <w:t>MoDisco</w:t>
      </w:r>
      <w:proofErr w:type="spellEnd"/>
      <w:r w:rsidRPr="002F0BFA">
        <w:t xml:space="preserve"> base support reused as is in the project – implementation in Java</w:t>
      </w:r>
    </w:p>
    <w:p w:rsidR="00C67AE2" w:rsidRPr="002F0BFA" w:rsidRDefault="00C67AE2" w:rsidP="008D6188">
      <w:pPr>
        <w:pStyle w:val="Paragraphedeliste"/>
        <w:numPr>
          <w:ilvl w:val="2"/>
          <w:numId w:val="7"/>
        </w:numPr>
      </w:pPr>
      <w:r w:rsidRPr="002F0BFA">
        <w:rPr>
          <w:i/>
        </w:rPr>
        <w:t>KDM code model (partial)</w:t>
      </w:r>
    </w:p>
    <w:p w:rsidR="008D6188" w:rsidRPr="002F0BFA" w:rsidRDefault="008D6188" w:rsidP="008D6188">
      <w:pPr>
        <w:pStyle w:val="Paragraphedeliste"/>
        <w:numPr>
          <w:ilvl w:val="3"/>
          <w:numId w:val="7"/>
        </w:numPr>
      </w:pPr>
      <w:proofErr w:type="spellStart"/>
      <w:r w:rsidRPr="002F0BFA">
        <w:t>MoDisco</w:t>
      </w:r>
      <w:proofErr w:type="spellEnd"/>
      <w:r w:rsidRPr="002F0BFA">
        <w:t xml:space="preserve"> base support reused as is in the project – implementation in Java</w:t>
      </w:r>
    </w:p>
    <w:p w:rsidR="00C67AE2" w:rsidRPr="002F0BFA" w:rsidRDefault="00C67AE2" w:rsidP="00C67AE2">
      <w:pPr>
        <w:pStyle w:val="Paragraphedeliste"/>
        <w:numPr>
          <w:ilvl w:val="2"/>
          <w:numId w:val="7"/>
        </w:numPr>
      </w:pPr>
      <w:r w:rsidRPr="002F0BFA">
        <w:rPr>
          <w:b/>
          <w:i/>
        </w:rPr>
        <w:t>Generic UML class diagram, structural part of the code (complete)</w:t>
      </w:r>
      <w:r w:rsidRPr="002F0BFA">
        <w:t xml:space="preserve"> – </w:t>
      </w:r>
      <w:r w:rsidRPr="002F0BFA">
        <w:rPr>
          <w:b/>
        </w:rPr>
        <w:t>direct</w:t>
      </w:r>
      <w:r w:rsidRPr="002F0BFA">
        <w:t xml:space="preserve"> or </w:t>
      </w:r>
      <w:r w:rsidRPr="002F0BFA">
        <w:rPr>
          <w:i/>
        </w:rPr>
        <w:t>via KDM</w:t>
      </w:r>
    </w:p>
    <w:p w:rsidR="008D6188" w:rsidRPr="002F0BFA" w:rsidRDefault="008D6188" w:rsidP="008D6188">
      <w:pPr>
        <w:pStyle w:val="Paragraphedeliste"/>
        <w:numPr>
          <w:ilvl w:val="3"/>
          <w:numId w:val="7"/>
        </w:numPr>
      </w:pPr>
      <w:proofErr w:type="spellStart"/>
      <w:r w:rsidRPr="002F0BFA">
        <w:t>MoDisco</w:t>
      </w:r>
      <w:proofErr w:type="spellEnd"/>
      <w:r w:rsidRPr="002F0BFA">
        <w:t xml:space="preserve"> version using the “Java to KDM to UML” transformation chain  – implementation in Java + ATL</w:t>
      </w:r>
    </w:p>
    <w:p w:rsidR="008D6188" w:rsidRPr="002F0BFA" w:rsidRDefault="008D6188" w:rsidP="008D6188">
      <w:pPr>
        <w:pStyle w:val="Paragraphedeliste"/>
        <w:numPr>
          <w:ilvl w:val="3"/>
          <w:numId w:val="7"/>
        </w:numPr>
      </w:pPr>
      <w:r w:rsidRPr="002F0BFA">
        <w:t>Newly developed version (already quite stable) directly from the Java code model – implementation in ATL</w:t>
      </w:r>
    </w:p>
    <w:p w:rsidR="00C67AE2" w:rsidRPr="002F0BFA" w:rsidRDefault="00C67AE2" w:rsidP="00C67AE2">
      <w:pPr>
        <w:pStyle w:val="Paragraphedeliste"/>
        <w:numPr>
          <w:ilvl w:val="2"/>
          <w:numId w:val="7"/>
        </w:numPr>
        <w:rPr>
          <w:b/>
        </w:rPr>
      </w:pPr>
      <w:r w:rsidRPr="002F0BFA">
        <w:rPr>
          <w:b/>
        </w:rPr>
        <w:t xml:space="preserve">Generic UML activity diagram, behavioural part of the code </w:t>
      </w:r>
      <w:r w:rsidRPr="0059044A">
        <w:rPr>
          <w:b/>
          <w:highlight w:val="yellow"/>
        </w:rPr>
        <w:t>(</w:t>
      </w:r>
      <w:r w:rsidR="00CE7172" w:rsidRPr="0059044A">
        <w:rPr>
          <w:b/>
          <w:highlight w:val="yellow"/>
        </w:rPr>
        <w:t>complete</w:t>
      </w:r>
      <w:r w:rsidRPr="0059044A">
        <w:rPr>
          <w:b/>
          <w:highlight w:val="yellow"/>
        </w:rPr>
        <w:t>)</w:t>
      </w:r>
    </w:p>
    <w:p w:rsidR="00D10D46" w:rsidRPr="002F0BFA" w:rsidRDefault="00D10D46" w:rsidP="00D10D46">
      <w:pPr>
        <w:pStyle w:val="Paragraphedeliste"/>
        <w:numPr>
          <w:ilvl w:val="3"/>
          <w:numId w:val="7"/>
        </w:numPr>
        <w:rPr>
          <w:b/>
        </w:rPr>
      </w:pPr>
      <w:r w:rsidRPr="002F0BFA">
        <w:t>Newly develo</w:t>
      </w:r>
      <w:r w:rsidR="00610E6E" w:rsidRPr="002F0BFA">
        <w:t xml:space="preserve">ped version </w:t>
      </w:r>
      <w:r w:rsidRPr="002F0BFA">
        <w:t>directly from the Java code model – implementation in ATL</w:t>
      </w:r>
    </w:p>
    <w:p w:rsidR="00C67AE2" w:rsidRPr="002F0BFA" w:rsidRDefault="005309FB" w:rsidP="00C67AE2">
      <w:pPr>
        <w:pStyle w:val="Paragraphedeliste"/>
        <w:numPr>
          <w:ilvl w:val="2"/>
          <w:numId w:val="7"/>
        </w:numPr>
        <w:rPr>
          <w:i/>
        </w:rPr>
      </w:pPr>
      <w:r>
        <w:rPr>
          <w:i/>
        </w:rPr>
        <w:t>KDM Source</w:t>
      </w:r>
      <w:r w:rsidRPr="002F0BFA">
        <w:rPr>
          <w:i/>
        </w:rPr>
        <w:t xml:space="preserve"> model (art</w:t>
      </w:r>
      <w:r w:rsidR="00CA0E69">
        <w:rPr>
          <w:i/>
        </w:rPr>
        <w:t>e</w:t>
      </w:r>
      <w:r w:rsidRPr="002F0BFA">
        <w:rPr>
          <w:i/>
        </w:rPr>
        <w:t>facts</w:t>
      </w:r>
      <w:r>
        <w:rPr>
          <w:i/>
        </w:rPr>
        <w:t xml:space="preserve"> inventory</w:t>
      </w:r>
      <w:r w:rsidRPr="002F0BFA">
        <w:rPr>
          <w:i/>
        </w:rPr>
        <w:t>)</w:t>
      </w:r>
    </w:p>
    <w:p w:rsidR="00D10D46" w:rsidRPr="002F0BFA" w:rsidRDefault="00D10D46" w:rsidP="00D10D46">
      <w:pPr>
        <w:pStyle w:val="Paragraphedeliste"/>
        <w:numPr>
          <w:ilvl w:val="3"/>
          <w:numId w:val="7"/>
        </w:numPr>
        <w:rPr>
          <w:i/>
        </w:rPr>
      </w:pPr>
      <w:proofErr w:type="spellStart"/>
      <w:r w:rsidRPr="002F0BFA">
        <w:t>MoDisco</w:t>
      </w:r>
      <w:proofErr w:type="spellEnd"/>
      <w:r w:rsidRPr="002F0BFA">
        <w:t xml:space="preserve"> base support reused as is in the project – implementation in Java</w:t>
      </w:r>
    </w:p>
    <w:p w:rsidR="00C67AE2" w:rsidRPr="002F0BFA" w:rsidRDefault="00C67AE2" w:rsidP="00C67AE2">
      <w:pPr>
        <w:pStyle w:val="Paragraphedeliste"/>
        <w:numPr>
          <w:ilvl w:val="1"/>
          <w:numId w:val="7"/>
        </w:numPr>
      </w:pPr>
      <w:r w:rsidRPr="002F0BFA">
        <w:t>From Java APIs/libraries (currently in Jars)</w:t>
      </w:r>
    </w:p>
    <w:p w:rsidR="00C67AE2" w:rsidRPr="002F0BFA" w:rsidRDefault="00C67AE2" w:rsidP="00C67AE2">
      <w:pPr>
        <w:pStyle w:val="Paragraphedeliste"/>
        <w:numPr>
          <w:ilvl w:val="2"/>
          <w:numId w:val="7"/>
        </w:numPr>
        <w:rPr>
          <w:i/>
        </w:rPr>
      </w:pPr>
      <w:r w:rsidRPr="002F0BFA">
        <w:rPr>
          <w:b/>
        </w:rPr>
        <w:t xml:space="preserve">Generic UML profile </w:t>
      </w:r>
      <w:r w:rsidRPr="0059044A">
        <w:rPr>
          <w:b/>
          <w:highlight w:val="yellow"/>
        </w:rPr>
        <w:t>(in progress)</w:t>
      </w:r>
    </w:p>
    <w:p w:rsidR="000C32E2" w:rsidRPr="002F0BFA" w:rsidRDefault="007874F3" w:rsidP="000C32E2">
      <w:pPr>
        <w:pStyle w:val="Paragraphedeliste"/>
        <w:numPr>
          <w:ilvl w:val="3"/>
          <w:numId w:val="7"/>
        </w:numPr>
        <w:rPr>
          <w:i/>
        </w:rPr>
      </w:pPr>
      <w:r w:rsidRPr="002F0BFA">
        <w:t>Newly develop</w:t>
      </w:r>
      <w:r w:rsidR="00610E6E" w:rsidRPr="002F0BFA">
        <w:t>ed prototype</w:t>
      </w:r>
      <w:r w:rsidRPr="002F0BFA">
        <w:t xml:space="preserve"> – implementation in Java</w:t>
      </w:r>
    </w:p>
    <w:p w:rsidR="00C67AE2" w:rsidRPr="002F0BFA" w:rsidRDefault="00C67AE2" w:rsidP="00C67AE2">
      <w:pPr>
        <w:pStyle w:val="Paragraphedeliste"/>
        <w:numPr>
          <w:ilvl w:val="0"/>
          <w:numId w:val="7"/>
        </w:numPr>
      </w:pPr>
      <w:r w:rsidRPr="002F0BFA">
        <w:t>From .NET art</w:t>
      </w:r>
      <w:r w:rsidR="00A32B88">
        <w:t>e</w:t>
      </w:r>
      <w:r w:rsidRPr="002F0BFA">
        <w:t>facts</w:t>
      </w:r>
    </w:p>
    <w:p w:rsidR="00C67AE2" w:rsidRPr="002F0BFA" w:rsidRDefault="00C67AE2" w:rsidP="00C67AE2">
      <w:pPr>
        <w:pStyle w:val="Paragraphedeliste"/>
        <w:numPr>
          <w:ilvl w:val="1"/>
          <w:numId w:val="7"/>
        </w:numPr>
      </w:pPr>
      <w:r w:rsidRPr="002F0BFA">
        <w:t>From C# source code</w:t>
      </w:r>
    </w:p>
    <w:p w:rsidR="00C67AE2" w:rsidRPr="00847AE4" w:rsidRDefault="00C67AE2" w:rsidP="00C67AE2">
      <w:pPr>
        <w:pStyle w:val="Paragraphedeliste"/>
        <w:numPr>
          <w:ilvl w:val="2"/>
          <w:numId w:val="7"/>
        </w:numPr>
        <w:rPr>
          <w:i/>
        </w:rPr>
      </w:pPr>
      <w:r w:rsidRPr="00847AE4">
        <w:rPr>
          <w:i/>
        </w:rPr>
        <w:t>Generic UML class diagram, structural part of the code (complete)</w:t>
      </w:r>
    </w:p>
    <w:p w:rsidR="002C02CB" w:rsidRPr="002F0BFA" w:rsidRDefault="00F55893" w:rsidP="002C02CB">
      <w:pPr>
        <w:pStyle w:val="Paragraphedeliste"/>
        <w:numPr>
          <w:ilvl w:val="3"/>
          <w:numId w:val="7"/>
        </w:numPr>
        <w:rPr>
          <w:b/>
        </w:rPr>
      </w:pPr>
      <w:r>
        <w:t>Based on existing support, it has been extended and specialized</w:t>
      </w:r>
      <w:r w:rsidR="002C02CB" w:rsidRPr="002F0BFA">
        <w:t xml:space="preserve"> – implementation in C#/.NET</w:t>
      </w:r>
    </w:p>
    <w:p w:rsidR="00C67AE2" w:rsidRPr="00F55893" w:rsidRDefault="00C67AE2" w:rsidP="00C67AE2">
      <w:pPr>
        <w:pStyle w:val="Paragraphedeliste"/>
        <w:numPr>
          <w:ilvl w:val="2"/>
          <w:numId w:val="7"/>
        </w:numPr>
      </w:pPr>
      <w:r w:rsidRPr="00F55893">
        <w:rPr>
          <w:b/>
        </w:rPr>
        <w:t xml:space="preserve">Generic UML sequence diagram, at runtime execution </w:t>
      </w:r>
      <w:r w:rsidRPr="0059044A">
        <w:rPr>
          <w:b/>
          <w:highlight w:val="yellow"/>
        </w:rPr>
        <w:t>(in progress)</w:t>
      </w:r>
    </w:p>
    <w:p w:rsidR="002C02CB" w:rsidRPr="00F77A04" w:rsidRDefault="002C02CB" w:rsidP="00F77A04">
      <w:pPr>
        <w:pStyle w:val="Paragraphedeliste"/>
        <w:numPr>
          <w:ilvl w:val="3"/>
          <w:numId w:val="7"/>
        </w:numPr>
      </w:pPr>
      <w:r w:rsidRPr="00F55893">
        <w:t>Newly developed Enterprise Architect extension – implementation in C#/.NET</w:t>
      </w:r>
    </w:p>
    <w:p w:rsidR="00C67AE2" w:rsidRPr="002F0BFA" w:rsidRDefault="00C67AE2" w:rsidP="00C67AE2">
      <w:pPr>
        <w:pStyle w:val="Paragraphedeliste"/>
        <w:numPr>
          <w:ilvl w:val="1"/>
          <w:numId w:val="7"/>
        </w:numPr>
      </w:pPr>
      <w:r w:rsidRPr="002F0BFA">
        <w:t>From Microsoft libraries (currently DLL files)</w:t>
      </w:r>
    </w:p>
    <w:p w:rsidR="00C67AE2" w:rsidRPr="00F55893" w:rsidRDefault="00C67AE2" w:rsidP="00C67AE2">
      <w:pPr>
        <w:pStyle w:val="Paragraphedeliste"/>
        <w:numPr>
          <w:ilvl w:val="2"/>
          <w:numId w:val="7"/>
        </w:numPr>
        <w:rPr>
          <w:b/>
        </w:rPr>
      </w:pPr>
      <w:r w:rsidRPr="00F55893">
        <w:rPr>
          <w:b/>
        </w:rPr>
        <w:t xml:space="preserve">Generic UML class diagram </w:t>
      </w:r>
      <w:r w:rsidRPr="0059044A">
        <w:rPr>
          <w:b/>
          <w:highlight w:val="yellow"/>
        </w:rPr>
        <w:t>(in progress)</w:t>
      </w:r>
    </w:p>
    <w:p w:rsidR="00B5742D" w:rsidRPr="002F0BFA" w:rsidRDefault="00B5742D" w:rsidP="00B5742D">
      <w:pPr>
        <w:pStyle w:val="Paragraphedeliste"/>
        <w:numPr>
          <w:ilvl w:val="3"/>
          <w:numId w:val="7"/>
        </w:numPr>
        <w:rPr>
          <w:b/>
        </w:rPr>
      </w:pPr>
      <w:r w:rsidRPr="00F55893">
        <w:t>Newly developed Enterprise Architect extension – implementation in C#/.NET</w:t>
      </w:r>
    </w:p>
    <w:p w:rsidR="00905FA8" w:rsidRPr="002F0BFA" w:rsidRDefault="00905FA8" w:rsidP="00905FA8">
      <w:pPr>
        <w:pStyle w:val="Paragraphedeliste"/>
        <w:numPr>
          <w:ilvl w:val="1"/>
          <w:numId w:val="7"/>
        </w:numPr>
      </w:pPr>
      <w:r w:rsidRPr="002F0BFA">
        <w:t>From SharePoint files (XML-based, cf. also dedicated component below)</w:t>
      </w:r>
    </w:p>
    <w:p w:rsidR="00905FA8" w:rsidRPr="002F0BFA" w:rsidRDefault="00983EA9" w:rsidP="00905FA8">
      <w:pPr>
        <w:pStyle w:val="Paragraphedeliste"/>
        <w:numPr>
          <w:ilvl w:val="2"/>
          <w:numId w:val="7"/>
        </w:numPr>
        <w:rPr>
          <w:b/>
        </w:rPr>
      </w:pPr>
      <w:r>
        <w:rPr>
          <w:b/>
        </w:rPr>
        <w:t>SharePoint data</w:t>
      </w:r>
      <w:r w:rsidR="00905FA8" w:rsidRPr="002F0BFA">
        <w:rPr>
          <w:b/>
        </w:rPr>
        <w:t xml:space="preserve"> model </w:t>
      </w:r>
      <w:r w:rsidR="00905FA8" w:rsidRPr="0059044A">
        <w:rPr>
          <w:b/>
          <w:highlight w:val="yellow"/>
        </w:rPr>
        <w:t>(in progress)</w:t>
      </w:r>
    </w:p>
    <w:p w:rsidR="00905FA8" w:rsidRPr="002F0BFA" w:rsidRDefault="00610E6E" w:rsidP="00610E6E">
      <w:pPr>
        <w:pStyle w:val="Paragraphedeliste"/>
        <w:numPr>
          <w:ilvl w:val="3"/>
          <w:numId w:val="7"/>
        </w:numPr>
        <w:rPr>
          <w:b/>
        </w:rPr>
      </w:pPr>
      <w:r w:rsidRPr="002F0BFA">
        <w:t>Newly developed prototype – implementation using the generic XML discovery support + transformations in ATL</w:t>
      </w:r>
    </w:p>
    <w:p w:rsidR="00C67AE2" w:rsidRPr="002F0BFA" w:rsidRDefault="00C67AE2" w:rsidP="00C67AE2">
      <w:pPr>
        <w:pStyle w:val="Paragraphedeliste"/>
        <w:numPr>
          <w:ilvl w:val="0"/>
          <w:numId w:val="7"/>
        </w:numPr>
      </w:pPr>
      <w:r w:rsidRPr="002F0BFA">
        <w:t>From XML-based art</w:t>
      </w:r>
      <w:r w:rsidR="00A32B88">
        <w:t>e</w:t>
      </w:r>
      <w:r w:rsidRPr="002F0BFA">
        <w:t>facts</w:t>
      </w:r>
    </w:p>
    <w:p w:rsidR="00C67AE2" w:rsidRPr="002F0BFA" w:rsidRDefault="00C67AE2" w:rsidP="00B5742D">
      <w:pPr>
        <w:pStyle w:val="Paragraphedeliste"/>
        <w:numPr>
          <w:ilvl w:val="1"/>
          <w:numId w:val="7"/>
        </w:numPr>
      </w:pPr>
      <w:r w:rsidRPr="002F0BFA">
        <w:rPr>
          <w:i/>
        </w:rPr>
        <w:t>Generic XML document model (complete)</w:t>
      </w:r>
      <w:r w:rsidRPr="002F0BFA">
        <w:t xml:space="preserve"> + </w:t>
      </w:r>
      <w:r w:rsidRPr="002F0BFA">
        <w:rPr>
          <w:b/>
        </w:rPr>
        <w:t>XML model aggregator (</w:t>
      </w:r>
      <w:r w:rsidR="0059044A">
        <w:rPr>
          <w:b/>
        </w:rPr>
        <w:t>complete</w:t>
      </w:r>
      <w:r w:rsidRPr="002F0BFA">
        <w:rPr>
          <w:b/>
        </w:rPr>
        <w:t>)</w:t>
      </w:r>
    </w:p>
    <w:p w:rsidR="00B5742D" w:rsidRDefault="00B5742D" w:rsidP="00B5742D">
      <w:pPr>
        <w:pStyle w:val="Paragraphedeliste"/>
        <w:numPr>
          <w:ilvl w:val="2"/>
          <w:numId w:val="7"/>
        </w:numPr>
      </w:pPr>
      <w:proofErr w:type="spellStart"/>
      <w:r w:rsidRPr="002F0BFA">
        <w:t>MoDisco</w:t>
      </w:r>
      <w:proofErr w:type="spellEnd"/>
      <w:r w:rsidRPr="002F0BFA">
        <w:t xml:space="preserve"> base support reused and extended in the project – implementation in Java</w:t>
      </w:r>
    </w:p>
    <w:p w:rsidR="00CE7172" w:rsidRDefault="00881949" w:rsidP="00CE7172">
      <w:pPr>
        <w:pStyle w:val="Paragraphedeliste"/>
        <w:numPr>
          <w:ilvl w:val="0"/>
          <w:numId w:val="7"/>
        </w:numPr>
      </w:pPr>
      <w:r>
        <w:t xml:space="preserve">Code-Model-Code </w:t>
      </w:r>
      <w:r w:rsidR="00CE7172">
        <w:t>Traceability support</w:t>
      </w:r>
    </w:p>
    <w:p w:rsidR="00CE7172" w:rsidRPr="00CE7172" w:rsidRDefault="00CE7172" w:rsidP="00CE7172">
      <w:pPr>
        <w:pStyle w:val="Paragraphedeliste"/>
        <w:numPr>
          <w:ilvl w:val="1"/>
          <w:numId w:val="7"/>
        </w:numPr>
        <w:rPr>
          <w:b/>
        </w:rPr>
      </w:pPr>
      <w:r w:rsidRPr="00CE7172">
        <w:rPr>
          <w:b/>
        </w:rPr>
        <w:t xml:space="preserve">Reusability Trace Tool </w:t>
      </w:r>
      <w:r w:rsidRPr="00E45991">
        <w:rPr>
          <w:b/>
          <w:highlight w:val="yellow"/>
        </w:rPr>
        <w:t>(in progress)</w:t>
      </w:r>
    </w:p>
    <w:p w:rsidR="00CE7172" w:rsidRPr="002F0BFA" w:rsidRDefault="00CE7172" w:rsidP="00CE7172">
      <w:pPr>
        <w:pStyle w:val="Paragraphedeliste"/>
        <w:numPr>
          <w:ilvl w:val="2"/>
          <w:numId w:val="7"/>
        </w:numPr>
      </w:pPr>
      <w:r w:rsidRPr="002F0BFA">
        <w:t>Newly developed prototype –</w:t>
      </w:r>
      <w:r w:rsidR="00E45991">
        <w:t xml:space="preserve"> current implementation in Java for the Java </w:t>
      </w:r>
      <w:r w:rsidR="00CA0E69">
        <w:t>technology</w:t>
      </w:r>
    </w:p>
    <w:p w:rsidR="00735127" w:rsidRPr="002F0BFA" w:rsidRDefault="00735127" w:rsidP="00C52A42"/>
    <w:p w:rsidR="00C52A42" w:rsidRPr="002F0BFA" w:rsidRDefault="00DC7383" w:rsidP="002953F3">
      <w:pPr>
        <w:pStyle w:val="Titre2"/>
      </w:pPr>
      <w:bookmarkStart w:id="29" w:name="_Toc397350231"/>
      <w:r w:rsidRPr="002F0BFA">
        <w:t>Toolbox</w:t>
      </w:r>
      <w:r w:rsidR="00C52A42" w:rsidRPr="002F0BFA">
        <w:t xml:space="preserve"> </w:t>
      </w:r>
      <w:r w:rsidRPr="002F0BFA">
        <w:t xml:space="preserve">global </w:t>
      </w:r>
      <w:r w:rsidR="00C52A42" w:rsidRPr="002F0BFA">
        <w:t>architecture</w:t>
      </w:r>
      <w:bookmarkEnd w:id="29"/>
    </w:p>
    <w:p w:rsidR="002F329B" w:rsidRPr="002F0BFA" w:rsidRDefault="00400F4D" w:rsidP="00C52A42">
      <w:r w:rsidRPr="002F0BFA">
        <w:t>From an architectural perspective</w:t>
      </w:r>
      <w:r w:rsidR="002F329B" w:rsidRPr="002F0BFA">
        <w:t xml:space="preserve">, the ARTIST Model Discovery Toolbox is </w:t>
      </w:r>
      <w:r w:rsidRPr="002F0BFA">
        <w:t xml:space="preserve">globally </w:t>
      </w:r>
      <w:r w:rsidR="002F329B" w:rsidRPr="002F0BFA">
        <w:t>composed of two main entities: the Java support (Eclipse-based) and the .NET support (</w:t>
      </w:r>
      <w:proofErr w:type="spellStart"/>
      <w:r w:rsidR="002F329B" w:rsidRPr="002F0BFA">
        <w:t>Sparx</w:t>
      </w:r>
      <w:proofErr w:type="spellEnd"/>
      <w:r w:rsidR="002F329B" w:rsidRPr="002F0BFA">
        <w:t xml:space="preserve"> EA-based), as shown on </w:t>
      </w:r>
      <w:r w:rsidR="00FB5EB5" w:rsidRPr="002F0BFA">
        <w:fldChar w:fldCharType="begin"/>
      </w:r>
      <w:r w:rsidR="002F329B" w:rsidRPr="002F0BFA">
        <w:instrText xml:space="preserve"> REF _Ref362873000 \h </w:instrText>
      </w:r>
      <w:r w:rsidR="00FB5EB5" w:rsidRPr="002F0BFA">
        <w:fldChar w:fldCharType="separate"/>
      </w:r>
      <w:r w:rsidR="001C00C2" w:rsidRPr="00D10679">
        <w:t xml:space="preserve">Figure </w:t>
      </w:r>
      <w:r w:rsidR="001C00C2">
        <w:rPr>
          <w:noProof/>
        </w:rPr>
        <w:t>2</w:t>
      </w:r>
      <w:r w:rsidR="00FB5EB5" w:rsidRPr="002F0BFA">
        <w:fldChar w:fldCharType="end"/>
      </w:r>
      <w:r w:rsidR="002F329B" w:rsidRPr="002F0BFA">
        <w:t>.</w:t>
      </w:r>
    </w:p>
    <w:p w:rsidR="002F329B" w:rsidRPr="002F0BFA" w:rsidRDefault="00C2420F" w:rsidP="002F329B">
      <w:pPr>
        <w:jc w:val="center"/>
      </w:pPr>
      <w:r w:rsidRPr="002F0BFA">
        <w:rPr>
          <w:noProof/>
          <w:lang w:val="fr-FR" w:eastAsia="fr-FR"/>
        </w:rPr>
        <w:drawing>
          <wp:inline distT="0" distB="0" distL="0" distR="0" wp14:anchorId="70354F6D" wp14:editId="48350DD2">
            <wp:extent cx="4910759" cy="2395323"/>
            <wp:effectExtent l="95250" t="76200" r="118441" b="62127"/>
            <wp:docPr id="3" name="Image 2" descr="ARTISTModelDiscoveryToolbox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ModelDiscoveryToolbox_Architecture.png"/>
                    <pic:cNvPicPr/>
                  </pic:nvPicPr>
                  <pic:blipFill>
                    <a:blip r:embed="rId12" cstate="print"/>
                    <a:stretch>
                      <a:fillRect/>
                    </a:stretch>
                  </pic:blipFill>
                  <pic:spPr>
                    <a:xfrm>
                      <a:off x="0" y="0"/>
                      <a:ext cx="4914674" cy="2397232"/>
                    </a:xfrm>
                    <a:prstGeom prst="rect">
                      <a:avLst/>
                    </a:prstGeom>
                    <a:effectLst>
                      <a:outerShdw blurRad="63500" sx="102000" sy="102000" algn="ctr" rotWithShape="0">
                        <a:prstClr val="black">
                          <a:alpha val="40000"/>
                        </a:prstClr>
                      </a:outerShdw>
                    </a:effectLst>
                  </pic:spPr>
                </pic:pic>
              </a:graphicData>
            </a:graphic>
          </wp:inline>
        </w:drawing>
      </w:r>
    </w:p>
    <w:p w:rsidR="002F329B" w:rsidRPr="00D10679" w:rsidRDefault="002F329B" w:rsidP="002F329B">
      <w:pPr>
        <w:pStyle w:val="Lgende"/>
        <w:jc w:val="center"/>
        <w:rPr>
          <w:color w:val="auto"/>
        </w:rPr>
      </w:pPr>
      <w:bookmarkStart w:id="30" w:name="_Ref362873000"/>
      <w:bookmarkStart w:id="31" w:name="_Toc397350323"/>
      <w:r w:rsidRPr="00D10679">
        <w:rPr>
          <w:color w:val="auto"/>
        </w:rPr>
        <w:t xml:space="preserve">Figure </w:t>
      </w:r>
      <w:r w:rsidR="00FB5EB5" w:rsidRPr="00D10679">
        <w:rPr>
          <w:color w:val="auto"/>
        </w:rPr>
        <w:fldChar w:fldCharType="begin"/>
      </w:r>
      <w:r w:rsidR="002663D2" w:rsidRPr="00D10679">
        <w:rPr>
          <w:color w:val="auto"/>
        </w:rPr>
        <w:instrText xml:space="preserve"> SEQ Figure \* ARABIC </w:instrText>
      </w:r>
      <w:r w:rsidR="00FB5EB5" w:rsidRPr="00D10679">
        <w:rPr>
          <w:color w:val="auto"/>
        </w:rPr>
        <w:fldChar w:fldCharType="separate"/>
      </w:r>
      <w:r w:rsidR="001C00C2">
        <w:rPr>
          <w:noProof/>
          <w:color w:val="auto"/>
        </w:rPr>
        <w:t>2</w:t>
      </w:r>
      <w:r w:rsidR="00FB5EB5" w:rsidRPr="00D10679">
        <w:rPr>
          <w:noProof/>
          <w:color w:val="auto"/>
        </w:rPr>
        <w:fldChar w:fldCharType="end"/>
      </w:r>
      <w:bookmarkEnd w:id="30"/>
      <w:r w:rsidRPr="00D10679">
        <w:rPr>
          <w:color w:val="auto"/>
        </w:rPr>
        <w:t xml:space="preserve"> ARTIST Model Discovery Toolbox: Overall Architecture</w:t>
      </w:r>
      <w:bookmarkEnd w:id="31"/>
    </w:p>
    <w:p w:rsidR="006B4102" w:rsidRPr="002F0BFA" w:rsidRDefault="006B4102" w:rsidP="00C52A42">
      <w:r w:rsidRPr="002F0BFA">
        <w:t xml:space="preserve">The Model Discovery toolbox is taking as inputs different kinds of </w:t>
      </w:r>
      <w:r w:rsidR="00C81F46">
        <w:t>software</w:t>
      </w:r>
      <w:r w:rsidRPr="002F0BFA">
        <w:t xml:space="preserve"> art</w:t>
      </w:r>
      <w:r w:rsidR="00CA0E69">
        <w:t>e</w:t>
      </w:r>
      <w:r w:rsidRPr="002F0BFA">
        <w:t xml:space="preserve">facts from both the Java EE and .NET </w:t>
      </w:r>
      <w:r w:rsidR="00CA0E69">
        <w:t>technologies</w:t>
      </w:r>
      <w:r w:rsidRPr="002F0BFA">
        <w:t xml:space="preserve">, and producing as outputs base models that can conform to UML or to (more specific) low-level </w:t>
      </w:r>
      <w:proofErr w:type="spellStart"/>
      <w:r w:rsidRPr="002F0BFA">
        <w:t>metamodels</w:t>
      </w:r>
      <w:proofErr w:type="spellEnd"/>
      <w:r w:rsidRPr="002F0BFA">
        <w:t>. These models are so-called Platform-Specific Models (or PSM) according to the common MDE jargon and are then used as inputs of the ARTIST Model Understanding Toolbox (cf. D8.3.1).</w:t>
      </w:r>
    </w:p>
    <w:p w:rsidR="00400F4D" w:rsidRPr="002F0BFA" w:rsidRDefault="00777F51" w:rsidP="00C52A42">
      <w:r w:rsidRPr="002F0BFA">
        <w:t xml:space="preserve">For the Java support, the integration of the different components (e.g., model discoverers) is realized </w:t>
      </w:r>
      <w:r w:rsidR="0094179B" w:rsidRPr="002F0BFA">
        <w:t xml:space="preserve">notably </w:t>
      </w:r>
      <w:r w:rsidRPr="002F0BFA">
        <w:t xml:space="preserve">via the Eclipse </w:t>
      </w:r>
      <w:proofErr w:type="spellStart"/>
      <w:r w:rsidRPr="002F0BFA">
        <w:t>MoDisco</w:t>
      </w:r>
      <w:proofErr w:type="spellEnd"/>
      <w:r w:rsidRPr="002F0BFA">
        <w:t xml:space="preserve"> framework</w:t>
      </w:r>
      <w:r w:rsidR="00AF7190" w:rsidRPr="002F0BFA">
        <w:t>.</w:t>
      </w:r>
      <w:r w:rsidRPr="002F0BFA">
        <w:t xml:space="preserve"> </w:t>
      </w:r>
      <w:r w:rsidR="00AF7190" w:rsidRPr="002F0BFA">
        <w:t xml:space="preserve">As </w:t>
      </w:r>
      <w:r w:rsidRPr="002F0BFA">
        <w:t>dedicated to MDRE activities</w:t>
      </w:r>
      <w:r w:rsidR="00AF7190" w:rsidRPr="002F0BFA">
        <w:t xml:space="preserve"> and </w:t>
      </w:r>
      <w:r w:rsidR="004414BA" w:rsidRPr="002F0BFA">
        <w:t xml:space="preserve">intensively </w:t>
      </w:r>
      <w:r w:rsidR="00AF7190" w:rsidRPr="002F0BFA">
        <w:t>reused/enhanced in the context of ARTIST</w:t>
      </w:r>
      <w:r w:rsidR="004414BA" w:rsidRPr="002F0BFA">
        <w:t xml:space="preserve"> Reverse Engineering tasks</w:t>
      </w:r>
      <w:r w:rsidR="00AF7190" w:rsidRPr="002F0BFA">
        <w:t>, it is a perfect candidate</w:t>
      </w:r>
      <w:r w:rsidRPr="002F0BFA">
        <w:t>.</w:t>
      </w:r>
      <w:r w:rsidR="001B3977" w:rsidRPr="002F0BFA">
        <w:t xml:space="preserve"> For the .NET </w:t>
      </w:r>
      <w:r w:rsidR="00CA0E69">
        <w:t>technology</w:t>
      </w:r>
      <w:r w:rsidR="001B3977" w:rsidRPr="002F0BFA">
        <w:t xml:space="preserve">, a similar integration is performed via </w:t>
      </w:r>
      <w:proofErr w:type="spellStart"/>
      <w:r w:rsidR="001B3977" w:rsidRPr="002F0BFA">
        <w:t>Sparx</w:t>
      </w:r>
      <w:proofErr w:type="spellEnd"/>
      <w:r w:rsidR="001B3977" w:rsidRPr="002F0BFA">
        <w:t xml:space="preserve"> Enterprise Architect (components are actually </w:t>
      </w:r>
      <w:proofErr w:type="spellStart"/>
      <w:r w:rsidR="001B3977" w:rsidRPr="002F0BFA">
        <w:t>Sparx</w:t>
      </w:r>
      <w:proofErr w:type="spellEnd"/>
      <w:r w:rsidR="001B3977" w:rsidRPr="002F0BFA">
        <w:t xml:space="preserve"> EA add-ons)</w:t>
      </w:r>
      <w:r w:rsidR="00B10850" w:rsidRPr="002F0BFA">
        <w:t>, as a tool suite developed by one of the partners of the project</w:t>
      </w:r>
      <w:r w:rsidR="001B3977" w:rsidRPr="002F0BFA">
        <w:t>.</w:t>
      </w:r>
    </w:p>
    <w:p w:rsidR="009D5D67" w:rsidRDefault="006B4102">
      <w:r w:rsidRPr="002F0BFA">
        <w:t>Next section presents with more details each one of the different components forming these two main families of support, respec</w:t>
      </w:r>
      <w:r w:rsidR="00C81F46">
        <w:t>tively for the Java EE and .NET</w:t>
      </w:r>
      <w:r w:rsidRPr="002F0BFA">
        <w:t xml:space="preserve"> technologies.</w:t>
      </w:r>
    </w:p>
    <w:p w:rsidR="00C74678" w:rsidRPr="002F0BFA" w:rsidRDefault="00C337A5" w:rsidP="00C74678">
      <w:pPr>
        <w:pStyle w:val="Titre2"/>
      </w:pPr>
      <w:bookmarkStart w:id="32" w:name="_Ref367692997"/>
      <w:bookmarkStart w:id="33" w:name="_Toc397350232"/>
      <w:r>
        <w:t>General</w:t>
      </w:r>
      <w:r w:rsidR="00C74678" w:rsidRPr="002F0BFA">
        <w:t xml:space="preserve"> </w:t>
      </w:r>
      <w:r w:rsidR="003D0B14">
        <w:t xml:space="preserve">Delivery </w:t>
      </w:r>
      <w:r w:rsidR="00C74678" w:rsidRPr="002F0BFA">
        <w:t>Information</w:t>
      </w:r>
      <w:bookmarkEnd w:id="32"/>
      <w:bookmarkEnd w:id="33"/>
    </w:p>
    <w:p w:rsidR="00C74678" w:rsidRDefault="00C74678" w:rsidP="00D10679">
      <w:r w:rsidRPr="002F0BFA">
        <w:t>The sources of the different components newly developed during th</w:t>
      </w:r>
      <w:r w:rsidR="00AB1405">
        <w:t>ese</w:t>
      </w:r>
      <w:r w:rsidRPr="002F0BFA">
        <w:t xml:space="preserve"> </w:t>
      </w:r>
      <w:r w:rsidR="00AB1405">
        <w:t xml:space="preserve">two </w:t>
      </w:r>
      <w:r w:rsidRPr="002F0BFA">
        <w:t>first year</w:t>
      </w:r>
      <w:r w:rsidR="00AB1405">
        <w:t>s</w:t>
      </w:r>
      <w:r w:rsidRPr="002F0BFA">
        <w:t xml:space="preserve"> of the ARTIST project have been grouped in a Zip file that has been put on the ARTIST </w:t>
      </w:r>
      <w:r w:rsidR="00A8128D">
        <w:t>(</w:t>
      </w:r>
      <w:proofErr w:type="spellStart"/>
      <w:r w:rsidR="00A8128D">
        <w:t>Livelink</w:t>
      </w:r>
      <w:proofErr w:type="spellEnd"/>
      <w:r w:rsidR="00A8128D">
        <w:t xml:space="preserve">) repository </w:t>
      </w:r>
      <w:r w:rsidR="00D10679">
        <w:t>at Deliverables/M12 folder</w:t>
      </w:r>
      <w:r w:rsidR="00BD317A">
        <w:t xml:space="preserve"> for convenience to reviewers</w:t>
      </w:r>
      <w:r w:rsidR="00D10679">
        <w:t>.</w:t>
      </w:r>
    </w:p>
    <w:p w:rsidR="00BD317A" w:rsidRPr="005C0FCA" w:rsidRDefault="00BD317A" w:rsidP="00D10679">
      <w:pPr>
        <w:rPr>
          <w:sz w:val="20"/>
        </w:rPr>
      </w:pPr>
      <w:r>
        <w:t xml:space="preserve">However, they are also generally available for ARTIST partners from </w:t>
      </w:r>
      <w:hyperlink r:id="rId13" w:history="1">
        <w:r w:rsidRPr="007551BD">
          <w:rPr>
            <w:rStyle w:val="Lienhypertexte"/>
          </w:rPr>
          <w:t>https://github.com/artist-project/ARTIST-Tooling/tree/master/migration/application-discovery-understanding/MDT</w:t>
        </w:r>
      </w:hyperlink>
      <w:r>
        <w:t xml:space="preserve"> </w:t>
      </w:r>
    </w:p>
    <w:p w:rsidR="00127293" w:rsidRDefault="00C74678" w:rsidP="00C74678">
      <w:r w:rsidRPr="002F0BFA">
        <w:t xml:space="preserve">Concerning the </w:t>
      </w:r>
      <w:r w:rsidR="00CB5FED">
        <w:t>other components that are used and sometimes improved</w:t>
      </w:r>
      <w:r w:rsidRPr="002F0BFA">
        <w:t xml:space="preserve"> in ARTIST but were already existing prior to the project</w:t>
      </w:r>
      <w:r w:rsidR="00127293">
        <w:t xml:space="preserve"> (e.g., from </w:t>
      </w:r>
      <w:proofErr w:type="spellStart"/>
      <w:r w:rsidR="00127293" w:rsidRPr="002F0BFA">
        <w:t>MoDisco</w:t>
      </w:r>
      <w:proofErr w:type="spellEnd"/>
      <w:r w:rsidR="00127293" w:rsidRPr="002F0BFA">
        <w:t xml:space="preserve"> </w:t>
      </w:r>
      <w:r w:rsidR="00FB5EB5" w:rsidRPr="002F0BFA">
        <w:fldChar w:fldCharType="begin"/>
      </w:r>
      <w:r w:rsidR="00127293" w:rsidRPr="002F0BFA">
        <w:instrText xml:space="preserve"> REF _Ref366068078 \n \h </w:instrText>
      </w:r>
      <w:r w:rsidR="00FB5EB5" w:rsidRPr="002F0BFA">
        <w:fldChar w:fldCharType="separate"/>
      </w:r>
      <w:r w:rsidR="001C00C2">
        <w:t>[4]</w:t>
      </w:r>
      <w:r w:rsidR="00FB5EB5" w:rsidRPr="002F0BFA">
        <w:fldChar w:fldCharType="end"/>
      </w:r>
      <w:r w:rsidR="00127293" w:rsidRPr="002F0BFA">
        <w:t xml:space="preserve"> or </w:t>
      </w:r>
      <w:proofErr w:type="spellStart"/>
      <w:r w:rsidR="00127293" w:rsidRPr="002F0BFA">
        <w:t>Sparx</w:t>
      </w:r>
      <w:proofErr w:type="spellEnd"/>
      <w:r w:rsidR="00127293" w:rsidRPr="002F0BFA">
        <w:t xml:space="preserve"> EA </w:t>
      </w:r>
      <w:r w:rsidR="00FB5EB5" w:rsidRPr="002F0BFA">
        <w:fldChar w:fldCharType="begin"/>
      </w:r>
      <w:r w:rsidR="00127293" w:rsidRPr="002F0BFA">
        <w:instrText xml:space="preserve"> REF _Ref366068090 \n \h </w:instrText>
      </w:r>
      <w:r w:rsidR="00FB5EB5" w:rsidRPr="002F0BFA">
        <w:fldChar w:fldCharType="separate"/>
      </w:r>
      <w:r w:rsidR="001C00C2">
        <w:t>[13]</w:t>
      </w:r>
      <w:r w:rsidR="00FB5EB5" w:rsidRPr="002F0BFA">
        <w:fldChar w:fldCharType="end"/>
      </w:r>
      <w:r w:rsidR="00127293">
        <w:t>)</w:t>
      </w:r>
      <w:r w:rsidRPr="002F0BFA">
        <w:t xml:space="preserve">, they </w:t>
      </w:r>
      <w:r w:rsidR="007E70D0">
        <w:t xml:space="preserve">generally </w:t>
      </w:r>
      <w:r w:rsidRPr="002F0BFA">
        <w:lastRenderedPageBreak/>
        <w:t>remain available from their respective infrastructures and continue to follow their regular delivery cycles.</w:t>
      </w:r>
    </w:p>
    <w:p w:rsidR="00157585" w:rsidRPr="006F14BD" w:rsidRDefault="005A1A2C" w:rsidP="00C74678">
      <w:r w:rsidRPr="002F0BFA">
        <w:t xml:space="preserve">For more installation details </w:t>
      </w:r>
      <w:r w:rsidR="00157585">
        <w:t xml:space="preserve">or </w:t>
      </w:r>
      <w:r w:rsidR="00157585" w:rsidRPr="002F0BFA">
        <w:t xml:space="preserve">user manual information </w:t>
      </w:r>
      <w:r w:rsidRPr="002F0BFA">
        <w:t>on each individual component, please refer to the corresponding describing section</w:t>
      </w:r>
      <w:r w:rsidR="00A02E84">
        <w:t>s</w:t>
      </w:r>
      <w:r w:rsidRPr="002F0BFA">
        <w:t xml:space="preserve"> (</w:t>
      </w:r>
      <w:r>
        <w:t xml:space="preserve">as presented </w:t>
      </w:r>
      <w:r w:rsidR="007478C8">
        <w:t>after</w:t>
      </w:r>
      <w:r w:rsidRPr="002F0BFA">
        <w:t xml:space="preserve"> in </w:t>
      </w:r>
      <w:r w:rsidR="00A02E84">
        <w:t xml:space="preserve">Section </w:t>
      </w:r>
      <w:r w:rsidR="00FB5EB5">
        <w:fldChar w:fldCharType="begin"/>
      </w:r>
      <w:r w:rsidR="00A02E84">
        <w:instrText xml:space="preserve"> REF _Ref367460376 \n \h </w:instrText>
      </w:r>
      <w:r w:rsidR="00FB5EB5">
        <w:fldChar w:fldCharType="separate"/>
      </w:r>
      <w:r w:rsidR="001C00C2">
        <w:t>3</w:t>
      </w:r>
      <w:r w:rsidR="00FB5EB5">
        <w:fldChar w:fldCharType="end"/>
      </w:r>
      <w:r w:rsidR="00A02E84">
        <w:t xml:space="preserve"> of </w:t>
      </w:r>
      <w:r w:rsidRPr="002F0BFA">
        <w:t>this document).</w:t>
      </w:r>
    </w:p>
    <w:p w:rsidR="00C22FDD" w:rsidRPr="002F0BFA" w:rsidRDefault="00667959" w:rsidP="00C22FDD">
      <w:pPr>
        <w:pStyle w:val="Titre2"/>
      </w:pPr>
      <w:bookmarkStart w:id="34" w:name="_Ref366685678"/>
      <w:bookmarkStart w:id="35" w:name="_Toc397350233"/>
      <w:r>
        <w:t xml:space="preserve">General </w:t>
      </w:r>
      <w:r w:rsidR="00C22FDD" w:rsidRPr="002F0BFA">
        <w:t>Licensing Information</w:t>
      </w:r>
      <w:bookmarkEnd w:id="34"/>
      <w:bookmarkEnd w:id="35"/>
    </w:p>
    <w:p w:rsidR="00C22FDD" w:rsidRPr="002F0BFA" w:rsidRDefault="00C22FDD" w:rsidP="00C22FDD">
      <w:r w:rsidRPr="002F0BFA">
        <w:t xml:space="preserve">Generally, the objective is to propose the Model Discovery Toolbox as an open solution resulting from the ARTIST project. However, according to the nature of the two mainly targeted </w:t>
      </w:r>
      <w:r w:rsidR="00CA0E69">
        <w:t>technologies</w:t>
      </w:r>
      <w:r w:rsidRPr="002F0BFA">
        <w:t>/markets (i.e., Java and .NET), the overall approach is either fully open source or more mixed.</w:t>
      </w:r>
    </w:p>
    <w:p w:rsidR="00C22FDD" w:rsidRPr="002F0BFA" w:rsidRDefault="00C22FDD" w:rsidP="00C22FDD">
      <w:r w:rsidRPr="002F0BFA">
        <w:t>For all the Java/Eclipse based components</w:t>
      </w:r>
      <w:r>
        <w:t xml:space="preserve"> (e.g., for the Java EE support mainly)</w:t>
      </w:r>
      <w:r w:rsidRPr="002F0BFA">
        <w:t xml:space="preserve">, the selected license is the Eclipse Public License (EPL) </w:t>
      </w:r>
      <w:r w:rsidR="00FB5EB5" w:rsidRPr="002F0BFA">
        <w:fldChar w:fldCharType="begin"/>
      </w:r>
      <w:r w:rsidRPr="002F0BFA">
        <w:instrText xml:space="preserve"> REF _Ref366228617 \n \h </w:instrText>
      </w:r>
      <w:r w:rsidR="00FB5EB5" w:rsidRPr="002F0BFA">
        <w:fldChar w:fldCharType="separate"/>
      </w:r>
      <w:r w:rsidR="001C00C2">
        <w:t>[5]</w:t>
      </w:r>
      <w:r w:rsidR="00FB5EB5" w:rsidRPr="002F0BFA">
        <w:fldChar w:fldCharType="end"/>
      </w:r>
      <w:r w:rsidRPr="002F0BFA">
        <w:t xml:space="preserve"> which is a known as a “commercial-friendly” open source license. This should facilitate the future potential reuse and integration of the toolbox (or at least of some of its components) by external partners.</w:t>
      </w:r>
    </w:p>
    <w:p w:rsidR="00C22FDD" w:rsidRDefault="00C22FDD" w:rsidP="00C22FDD">
      <w:r w:rsidRPr="002F0BFA">
        <w:t xml:space="preserve">For the </w:t>
      </w:r>
      <w:proofErr w:type="spellStart"/>
      <w:r w:rsidRPr="002F0BFA">
        <w:t>Sparx</w:t>
      </w:r>
      <w:proofErr w:type="spellEnd"/>
      <w:r w:rsidRPr="002F0BFA">
        <w:t xml:space="preserve"> Enterprise Architect-based components</w:t>
      </w:r>
      <w:r>
        <w:t xml:space="preserve"> (e.g., for the .NET support mainly)</w:t>
      </w:r>
      <w:r w:rsidRPr="002F0BFA">
        <w:t xml:space="preserve">, the selected license </w:t>
      </w:r>
      <w:r>
        <w:t xml:space="preserve">for most of the new developments </w:t>
      </w:r>
      <w:r w:rsidRPr="002F0BFA">
        <w:t xml:space="preserve">will also be open source. </w:t>
      </w:r>
      <w:r>
        <w:t>However,</w:t>
      </w:r>
      <w:r w:rsidRPr="002F0BFA">
        <w:t xml:space="preserve"> the corresponding components require </w:t>
      </w:r>
      <w:proofErr w:type="spellStart"/>
      <w:r w:rsidRPr="002F0BFA">
        <w:t>Sparx</w:t>
      </w:r>
      <w:proofErr w:type="spellEnd"/>
      <w:r w:rsidRPr="002F0BFA">
        <w:t xml:space="preserve"> EA to be installed, which is released under a proprietary license</w:t>
      </w:r>
      <w:r>
        <w:t xml:space="preserve"> according to the policy explained below:</w:t>
      </w:r>
    </w:p>
    <w:p w:rsidR="00C22FDD" w:rsidRPr="008C673B" w:rsidRDefault="00C22FDD" w:rsidP="00C22FDD">
      <w:pPr>
        <w:pStyle w:val="Paragraphedeliste"/>
        <w:numPr>
          <w:ilvl w:val="0"/>
          <w:numId w:val="31"/>
        </w:numPr>
        <w:rPr>
          <w:b/>
          <w:lang w:val="en-US"/>
        </w:rPr>
      </w:pPr>
      <w:r w:rsidRPr="008C673B">
        <w:rPr>
          <w:b/>
          <w:lang w:val="en-US"/>
        </w:rPr>
        <w:t>Free Trial</w:t>
      </w:r>
      <w:r>
        <w:rPr>
          <w:b/>
          <w:lang w:val="en-US"/>
        </w:rPr>
        <w:t xml:space="preserve"> - </w:t>
      </w:r>
      <w:r w:rsidRPr="008C673B">
        <w:rPr>
          <w:lang w:val="en-US"/>
        </w:rPr>
        <w:t xml:space="preserve">Enterprise Architect offers a free trial version, which provides full functionality for 30 days. All results can be used with any other license type as well. </w:t>
      </w:r>
    </w:p>
    <w:p w:rsidR="00C22FDD" w:rsidRPr="008C673B" w:rsidRDefault="00C22FDD" w:rsidP="00C22FDD">
      <w:pPr>
        <w:pStyle w:val="Paragraphedeliste"/>
        <w:numPr>
          <w:ilvl w:val="0"/>
          <w:numId w:val="31"/>
        </w:numPr>
        <w:rPr>
          <w:b/>
          <w:lang w:val="en-US"/>
        </w:rPr>
      </w:pPr>
      <w:r w:rsidRPr="008C673B">
        <w:rPr>
          <w:b/>
          <w:lang w:val="en-US"/>
        </w:rPr>
        <w:t>Academic License (Named User and Floating)</w:t>
      </w:r>
      <w:r>
        <w:rPr>
          <w:b/>
          <w:lang w:val="en-US"/>
        </w:rPr>
        <w:t xml:space="preserve"> - </w:t>
      </w:r>
      <w:r w:rsidRPr="008C673B">
        <w:rPr>
          <w:lang w:val="en-US"/>
        </w:rPr>
        <w:t xml:space="preserve">Enterprise Architect academic program offers students single-user licenses, educational classroom licenses, up to a campus licenses (EA Ultimate Edition). The academic licensing course includes the same functionality as commercial products. Under the </w:t>
      </w:r>
      <w:proofErr w:type="spellStart"/>
      <w:r w:rsidRPr="008C673B">
        <w:rPr>
          <w:lang w:val="en-US"/>
        </w:rPr>
        <w:t>Sparx</w:t>
      </w:r>
      <w:proofErr w:type="spellEnd"/>
      <w:r w:rsidRPr="008C673B">
        <w:rPr>
          <w:lang w:val="en-US"/>
        </w:rPr>
        <w:t xml:space="preserve"> Systems academic program, students can purchase individual Enterprise Architect licenses and EA add-ins at academic pricing levels. This program may be used exclusively for non-commercial purposes and is only available for lecturers, teachers, pupils, students or trainers.</w:t>
      </w:r>
    </w:p>
    <w:p w:rsidR="00C22FDD" w:rsidRPr="00611B6A" w:rsidRDefault="00C22FDD" w:rsidP="00C22FDD">
      <w:pPr>
        <w:pStyle w:val="Paragraphedeliste"/>
        <w:numPr>
          <w:ilvl w:val="0"/>
          <w:numId w:val="31"/>
        </w:numPr>
        <w:rPr>
          <w:b/>
          <w:lang w:val="en-US"/>
        </w:rPr>
      </w:pPr>
      <w:r w:rsidRPr="008C673B">
        <w:rPr>
          <w:b/>
          <w:lang w:val="en-US"/>
        </w:rPr>
        <w:t>Commercial License (Named User and Floating)</w:t>
      </w:r>
      <w:r>
        <w:rPr>
          <w:b/>
          <w:lang w:val="en-US"/>
        </w:rPr>
        <w:t xml:space="preserve"> - </w:t>
      </w:r>
      <w:r w:rsidRPr="008C673B">
        <w:rPr>
          <w:lang w:val="en-US"/>
        </w:rPr>
        <w:t>Enterprise Architect provides, apart from the free trial and the academic licenses, commercial licenses. These can be obtained in different variants ranging from Desktop license to the Ultimate license. Starting from the Corporate license unnamed licenses are available.</w:t>
      </w:r>
      <w:r>
        <w:rPr>
          <w:lang w:val="en-US"/>
        </w:rPr>
        <w:t xml:space="preserve"> </w:t>
      </w:r>
      <w:r w:rsidRPr="00611B6A">
        <w:rPr>
          <w:lang w:val="en-US"/>
        </w:rPr>
        <w:t>All working products, originating from Enterprise Architect, can be transformed to Eclipse</w:t>
      </w:r>
      <w:r>
        <w:rPr>
          <w:lang w:val="en-US"/>
        </w:rPr>
        <w:t>.</w:t>
      </w:r>
      <w:r w:rsidRPr="00611B6A">
        <w:rPr>
          <w:lang w:val="en-US"/>
        </w:rPr>
        <w:t xml:space="preserve"> Thus, they are available either within Enterprise Architect or in other environments.</w:t>
      </w:r>
    </w:p>
    <w:p w:rsidR="006F14BD" w:rsidRPr="006F14BD" w:rsidRDefault="00C22FDD" w:rsidP="00C22FDD">
      <w:pPr>
        <w:rPr>
          <w:rFonts w:eastAsiaTheme="majorEastAsia"/>
        </w:rPr>
      </w:pPr>
      <w:r w:rsidRPr="002F0BFA">
        <w:t xml:space="preserve">For more </w:t>
      </w:r>
      <w:r>
        <w:t xml:space="preserve">specific </w:t>
      </w:r>
      <w:r w:rsidRPr="002F0BFA">
        <w:t>licensing details on each individual component, please refer to the corresponding describing section (</w:t>
      </w:r>
      <w:r>
        <w:t xml:space="preserve">as presented </w:t>
      </w:r>
      <w:r w:rsidRPr="002F0BFA">
        <w:t>previously in this document).</w:t>
      </w:r>
    </w:p>
    <w:p w:rsidR="009D5D67" w:rsidRDefault="009D5D67">
      <w:pPr>
        <w:spacing w:line="276" w:lineRule="auto"/>
        <w:jc w:val="left"/>
        <w:rPr>
          <w:rFonts w:asciiTheme="majorHAnsi" w:eastAsiaTheme="majorEastAsia" w:hAnsiTheme="majorHAnsi" w:cstheme="majorBidi"/>
          <w:b/>
          <w:bCs/>
          <w:color w:val="943634"/>
          <w:sz w:val="28"/>
          <w:szCs w:val="28"/>
        </w:rPr>
      </w:pPr>
      <w:r>
        <w:br w:type="page"/>
      </w:r>
    </w:p>
    <w:p w:rsidR="00EF04E9" w:rsidRDefault="00EF04E9" w:rsidP="00C52A42">
      <w:pPr>
        <w:pStyle w:val="Titre1"/>
      </w:pPr>
      <w:bookmarkStart w:id="36" w:name="_Ref367460376"/>
      <w:bookmarkStart w:id="37" w:name="_Toc397350234"/>
      <w:r w:rsidRPr="002F0BFA">
        <w:lastRenderedPageBreak/>
        <w:t>ARTIST Model Discovery Toolbox: Component</w:t>
      </w:r>
      <w:r w:rsidR="00B258DF" w:rsidRPr="002F0BFA">
        <w:t>s</w:t>
      </w:r>
      <w:r w:rsidRPr="002F0BFA">
        <w:t xml:space="preserve"> Details</w:t>
      </w:r>
      <w:bookmarkEnd w:id="36"/>
      <w:bookmarkEnd w:id="37"/>
    </w:p>
    <w:p w:rsidR="00A82C6D" w:rsidRPr="00A82C6D" w:rsidRDefault="00A82C6D" w:rsidP="00A82C6D">
      <w:r>
        <w:t xml:space="preserve">As introduced before in the overview section, the toolbox is actually made of a set of components covering different </w:t>
      </w:r>
      <w:r w:rsidR="004E3824">
        <w:t>existing</w:t>
      </w:r>
      <w:r>
        <w:t xml:space="preserve"> technologies. In the context of ARTIST, the two primarily addressed ones are Java EE and .NET. However, other more general components can also be </w:t>
      </w:r>
      <w:r w:rsidR="00035D4F">
        <w:t>added</w:t>
      </w:r>
      <w:r>
        <w:t xml:space="preserve"> in the toolbox when </w:t>
      </w:r>
      <w:r w:rsidR="00035D4F">
        <w:t>relevant</w:t>
      </w:r>
      <w:r>
        <w:t>.</w:t>
      </w:r>
      <w:r w:rsidR="00035D4F">
        <w:t xml:space="preserve"> This section is about giving some more details on each one of the included components.</w:t>
      </w:r>
    </w:p>
    <w:p w:rsidR="00FF374D" w:rsidRPr="002F0BFA" w:rsidRDefault="00FF374D" w:rsidP="00EF04E9">
      <w:pPr>
        <w:pStyle w:val="Titre2"/>
      </w:pPr>
      <w:bookmarkStart w:id="38" w:name="_Ref366825859"/>
      <w:bookmarkStart w:id="39" w:name="_Toc397350235"/>
      <w:r w:rsidRPr="002F0BFA">
        <w:t>Java EE Support</w:t>
      </w:r>
      <w:bookmarkEnd w:id="38"/>
      <w:bookmarkEnd w:id="39"/>
    </w:p>
    <w:p w:rsidR="00765D33" w:rsidRPr="00DD56E1" w:rsidRDefault="007B33EF" w:rsidP="00A51A5A">
      <w:pPr>
        <w:pStyle w:val="Titre3"/>
        <w:rPr>
          <w:lang w:val="en-GB"/>
        </w:rPr>
      </w:pPr>
      <w:bookmarkStart w:id="40" w:name="_Ref366662223"/>
      <w:bookmarkStart w:id="41" w:name="_Toc397350236"/>
      <w:r w:rsidRPr="00DD56E1">
        <w:rPr>
          <w:lang w:val="en-GB"/>
        </w:rPr>
        <w:t>Component “Java Code Model Discoverer from Java source code”</w:t>
      </w:r>
      <w:bookmarkEnd w:id="40"/>
      <w:bookmarkEnd w:id="41"/>
    </w:p>
    <w:p w:rsidR="007E1557" w:rsidRDefault="00D0241B" w:rsidP="00765D33">
      <w:r>
        <w:t>This component o</w:t>
      </w:r>
      <w:r w:rsidR="00ED7A66">
        <w:t xml:space="preserve">ffers </w:t>
      </w:r>
      <w:r>
        <w:t xml:space="preserve">both </w:t>
      </w:r>
      <w:r w:rsidR="00ED7A66">
        <w:t xml:space="preserve">a full Java metamodel (based on the Java Language Specification) and </w:t>
      </w:r>
      <w:r>
        <w:t xml:space="preserve">the </w:t>
      </w:r>
      <w:r w:rsidR="00ED7A66">
        <w:t>corresponding model discoverer</w:t>
      </w:r>
      <w:r>
        <w:t>. Th</w:t>
      </w:r>
      <w:r w:rsidR="00024E12">
        <w:t>e</w:t>
      </w:r>
      <w:r>
        <w:t xml:space="preserve"> latter</w:t>
      </w:r>
      <w:r w:rsidR="00ED7A66">
        <w:t xml:space="preserve"> allow</w:t>
      </w:r>
      <w:r>
        <w:t>s</w:t>
      </w:r>
      <w:r w:rsidR="00ED7A66">
        <w:t xml:space="preserve"> obtaining complete Java models out of any Java source code.</w:t>
      </w:r>
      <w:r w:rsidR="004E3256">
        <w:t xml:space="preserve"> Depending on the entered parameters, the Java model can represent every data available </w:t>
      </w:r>
      <w:r w:rsidR="00D05F18">
        <w:t>in</w:t>
      </w:r>
      <w:r w:rsidR="004E3256">
        <w:t xml:space="preserve"> the </w:t>
      </w:r>
      <w:r w:rsidR="005116DA">
        <w:t xml:space="preserve">initial </w:t>
      </w:r>
      <w:r w:rsidR="004E3256">
        <w:t>source code, from its superstructure (packages, interfaces, classes, field and method declarations, etc.) to the full details on the expressions and statements (e.g., inside method bodies).</w:t>
      </w:r>
    </w:p>
    <w:p w:rsidR="00CC3103" w:rsidRDefault="00994D2B" w:rsidP="00CC3103">
      <w:pPr>
        <w:jc w:val="center"/>
      </w:pPr>
      <w:r>
        <w:rPr>
          <w:noProof/>
          <w:lang w:val="fr-FR" w:eastAsia="fr-FR"/>
        </w:rPr>
        <w:drawing>
          <wp:inline distT="0" distB="0" distL="0" distR="0" wp14:anchorId="366009A1" wp14:editId="1D5E4540">
            <wp:extent cx="3925275" cy="3266440"/>
            <wp:effectExtent l="114300" t="76200" r="132375" b="8636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928643" cy="3269243"/>
                    </a:xfrm>
                    <a:prstGeom prst="rect">
                      <a:avLst/>
                    </a:prstGeom>
                    <a:noFill/>
                    <a:ln w="6350">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CC3103" w:rsidRPr="00D10679" w:rsidRDefault="00FA1FE3" w:rsidP="00CC3103">
      <w:pPr>
        <w:pStyle w:val="Lgende"/>
        <w:jc w:val="center"/>
        <w:rPr>
          <w:color w:val="auto"/>
        </w:rPr>
      </w:pPr>
      <w:bookmarkStart w:id="42" w:name="_Toc397350324"/>
      <w:r w:rsidRPr="00D10679">
        <w:rPr>
          <w:color w:val="auto"/>
        </w:rPr>
        <w:t xml:space="preserve">Figure </w:t>
      </w:r>
      <w:r w:rsidR="00FB5EB5" w:rsidRPr="00D10679">
        <w:rPr>
          <w:color w:val="auto"/>
        </w:rPr>
        <w:fldChar w:fldCharType="begin"/>
      </w:r>
      <w:r w:rsidRPr="00D10679">
        <w:rPr>
          <w:color w:val="auto"/>
        </w:rPr>
        <w:instrText xml:space="preserve"> SEQ Figure \* ARABIC </w:instrText>
      </w:r>
      <w:r w:rsidR="00FB5EB5" w:rsidRPr="00D10679">
        <w:rPr>
          <w:color w:val="auto"/>
        </w:rPr>
        <w:fldChar w:fldCharType="separate"/>
      </w:r>
      <w:r w:rsidR="001C00C2">
        <w:rPr>
          <w:noProof/>
          <w:color w:val="auto"/>
        </w:rPr>
        <w:t>3</w:t>
      </w:r>
      <w:r w:rsidR="00FB5EB5" w:rsidRPr="00D10679">
        <w:rPr>
          <w:noProof/>
          <w:color w:val="auto"/>
        </w:rPr>
        <w:fldChar w:fldCharType="end"/>
      </w:r>
      <w:r w:rsidRPr="00D10679">
        <w:rPr>
          <w:color w:val="auto"/>
        </w:rPr>
        <w:t xml:space="preserve"> Java Code model opened in the </w:t>
      </w:r>
      <w:proofErr w:type="spellStart"/>
      <w:r w:rsidRPr="00D10679">
        <w:rPr>
          <w:color w:val="auto"/>
        </w:rPr>
        <w:t>MoDisco</w:t>
      </w:r>
      <w:proofErr w:type="spellEnd"/>
      <w:r w:rsidRPr="00D10679">
        <w:rPr>
          <w:color w:val="auto"/>
        </w:rPr>
        <w:t xml:space="preserve"> Model Browser</w:t>
      </w:r>
      <w:bookmarkEnd w:id="42"/>
    </w:p>
    <w:p w:rsidR="00A167C8" w:rsidRDefault="00FD789E" w:rsidP="00765D33">
      <w:r>
        <w:t>The component</w:t>
      </w:r>
      <w:r w:rsidR="00A167C8">
        <w:t xml:space="preserve"> is p</w:t>
      </w:r>
      <w:r w:rsidR="00ED7A66">
        <w:t xml:space="preserve">rovided by the Eclipse </w:t>
      </w:r>
      <w:proofErr w:type="spellStart"/>
      <w:r w:rsidR="00ED7A66">
        <w:t>MoDisco</w:t>
      </w:r>
      <w:proofErr w:type="spellEnd"/>
      <w:r w:rsidR="00ED7A66">
        <w:t xml:space="preserve"> project (initiated </w:t>
      </w:r>
      <w:r w:rsidR="00A167C8">
        <w:t xml:space="preserve">and created </w:t>
      </w:r>
      <w:r w:rsidR="00ED7A66">
        <w:t>with</w:t>
      </w:r>
      <w:r w:rsidR="00A167C8">
        <w:t>in</w:t>
      </w:r>
      <w:r w:rsidR="00ED7A66">
        <w:t xml:space="preserve"> the </w:t>
      </w:r>
      <w:r w:rsidR="00A167C8">
        <w:t xml:space="preserve">context of the </w:t>
      </w:r>
      <w:r w:rsidR="00ED7A66">
        <w:t>IST-FP6 MODELPLEX EU project)</w:t>
      </w:r>
      <w:r w:rsidR="00A167C8">
        <w:t xml:space="preserve">. However, it is practically reused in ARTIST </w:t>
      </w:r>
      <w:r w:rsidR="00112F4F">
        <w:t>(as an individual component or to provide input</w:t>
      </w:r>
      <w:r w:rsidR="007457EA">
        <w:t>s</w:t>
      </w:r>
      <w:r w:rsidR="00112F4F">
        <w:t xml:space="preserve"> to some newly developed components) </w:t>
      </w:r>
      <w:r w:rsidR="00A167C8">
        <w:t>and so is considered as a base component from the ARTIST Model Discovery Toolbox.</w:t>
      </w:r>
    </w:p>
    <w:p w:rsidR="00ED7A66" w:rsidRDefault="00A167C8" w:rsidP="00765D33">
      <w:r>
        <w:t xml:space="preserve">This particular component is </w:t>
      </w:r>
      <w:r w:rsidR="00B95E85">
        <w:t xml:space="preserve">implemented </w:t>
      </w:r>
      <w:r>
        <w:t xml:space="preserve">as Eclipse plugins using </w:t>
      </w:r>
      <w:r w:rsidR="00B95E85">
        <w:t>Java</w:t>
      </w:r>
      <w:r>
        <w:t xml:space="preserve">, </w:t>
      </w:r>
      <w:r w:rsidR="00B95E85">
        <w:t xml:space="preserve">JDT </w:t>
      </w:r>
      <w:r>
        <w:t xml:space="preserve">(notably the parsing capabilities) </w:t>
      </w:r>
      <w:r w:rsidR="00FB5EB5">
        <w:fldChar w:fldCharType="begin"/>
      </w:r>
      <w:r w:rsidR="00976CE0">
        <w:instrText xml:space="preserve"> REF _Ref366584957 \n \h </w:instrText>
      </w:r>
      <w:r w:rsidR="00FB5EB5">
        <w:fldChar w:fldCharType="separate"/>
      </w:r>
      <w:r w:rsidR="001C00C2">
        <w:t>[3]</w:t>
      </w:r>
      <w:r w:rsidR="00FB5EB5">
        <w:fldChar w:fldCharType="end"/>
      </w:r>
      <w:r w:rsidR="00976CE0">
        <w:t xml:space="preserve"> </w:t>
      </w:r>
      <w:r>
        <w:t xml:space="preserve">and being based on EMF </w:t>
      </w:r>
      <w:r w:rsidR="00FB5EB5">
        <w:fldChar w:fldCharType="begin"/>
      </w:r>
      <w:r>
        <w:instrText xml:space="preserve"> REF _Ref366068067 \n \h </w:instrText>
      </w:r>
      <w:r w:rsidR="00FB5EB5">
        <w:fldChar w:fldCharType="separate"/>
      </w:r>
      <w:r w:rsidR="001C00C2">
        <w:t>[2]</w:t>
      </w:r>
      <w:r w:rsidR="00FB5EB5">
        <w:fldChar w:fldCharType="end"/>
      </w:r>
      <w:r w:rsidR="00B95E85">
        <w:t>.</w:t>
      </w:r>
      <w:r>
        <w:t xml:space="preserve"> It is open source and a</w:t>
      </w:r>
      <w:r w:rsidR="00ED7A66">
        <w:t>vailable under the Eclipse Public Licen</w:t>
      </w:r>
      <w:r>
        <w:t xml:space="preserve">se (EPL) </w:t>
      </w:r>
      <w:r w:rsidR="00FB5EB5">
        <w:fldChar w:fldCharType="begin"/>
      </w:r>
      <w:r>
        <w:instrText xml:space="preserve"> REF _Ref366228617 \n \h </w:instrText>
      </w:r>
      <w:r w:rsidR="00FB5EB5">
        <w:fldChar w:fldCharType="separate"/>
      </w:r>
      <w:r w:rsidR="001C00C2">
        <w:t>[5]</w:t>
      </w:r>
      <w:r w:rsidR="00FB5EB5">
        <w:fldChar w:fldCharType="end"/>
      </w:r>
      <w:r>
        <w:t>.</w:t>
      </w:r>
    </w:p>
    <w:p w:rsidR="00A167C8" w:rsidRPr="002F0BFA" w:rsidRDefault="00A167C8" w:rsidP="00765D33">
      <w:r>
        <w:t xml:space="preserve">For more information, reference documentation or download/installation instructions, please go to the </w:t>
      </w:r>
      <w:proofErr w:type="spellStart"/>
      <w:r>
        <w:t>MoDisco</w:t>
      </w:r>
      <w:proofErr w:type="spellEnd"/>
      <w:r>
        <w:t xml:space="preserve"> homepage </w:t>
      </w:r>
      <w:r w:rsidR="00FB5EB5">
        <w:fldChar w:fldCharType="begin"/>
      </w:r>
      <w:r>
        <w:instrText xml:space="preserve"> REF _Ref366068078 \n \h </w:instrText>
      </w:r>
      <w:r w:rsidR="00FB5EB5">
        <w:fldChar w:fldCharType="separate"/>
      </w:r>
      <w:r w:rsidR="001C00C2">
        <w:t>[4]</w:t>
      </w:r>
      <w:r w:rsidR="00FB5EB5">
        <w:fldChar w:fldCharType="end"/>
      </w:r>
      <w:r>
        <w:t>.</w:t>
      </w:r>
    </w:p>
    <w:p w:rsidR="00765D33" w:rsidRPr="002F0BFA" w:rsidRDefault="00765D33" w:rsidP="00765D33"/>
    <w:p w:rsidR="002045DC" w:rsidRPr="002F0BFA" w:rsidRDefault="002045DC" w:rsidP="00BC1EC2">
      <w:pPr>
        <w:pStyle w:val="Titre3"/>
        <w:rPr>
          <w:lang w:val="en-GB"/>
        </w:rPr>
      </w:pPr>
      <w:bookmarkStart w:id="43" w:name="_Toc397350237"/>
      <w:r w:rsidRPr="002F0BFA">
        <w:rPr>
          <w:lang w:val="en-GB"/>
        </w:rPr>
        <w:t>Component “KDM Code Model Discoverer</w:t>
      </w:r>
      <w:r w:rsidR="003E762F" w:rsidRPr="002F0BFA">
        <w:rPr>
          <w:lang w:val="en-GB"/>
        </w:rPr>
        <w:t xml:space="preserve"> from Java</w:t>
      </w:r>
      <w:r w:rsidR="00705923" w:rsidRPr="002F0BFA">
        <w:rPr>
          <w:lang w:val="en-GB"/>
        </w:rPr>
        <w:t xml:space="preserve"> source code</w:t>
      </w:r>
      <w:r w:rsidRPr="002F0BFA">
        <w:rPr>
          <w:lang w:val="en-GB"/>
        </w:rPr>
        <w:t>”</w:t>
      </w:r>
      <w:bookmarkEnd w:id="43"/>
    </w:p>
    <w:p w:rsidR="00120AAA" w:rsidRDefault="008D775C" w:rsidP="008D775C">
      <w:r>
        <w:t xml:space="preserve">This component </w:t>
      </w:r>
      <w:r w:rsidR="00511178">
        <w:t xml:space="preserve">is based on the chaining of the </w:t>
      </w:r>
      <w:r w:rsidR="001C73C0">
        <w:t xml:space="preserve">previous </w:t>
      </w:r>
      <w:r w:rsidR="00511178">
        <w:t xml:space="preserve">Java Code Model Discoverer with a Java-to-KDM model transformation. It also uses an </w:t>
      </w:r>
      <w:proofErr w:type="spellStart"/>
      <w:r w:rsidR="00511178">
        <w:t>Ecore</w:t>
      </w:r>
      <w:proofErr w:type="spellEnd"/>
      <w:r w:rsidR="00511178">
        <w:t xml:space="preserve"> implementation of the OMG KDM metamodel.</w:t>
      </w:r>
      <w:r w:rsidR="001C73C0">
        <w:t xml:space="preserve"> Basi</w:t>
      </w:r>
      <w:r w:rsidR="00993955">
        <w:t xml:space="preserve">cally, this component allows </w:t>
      </w:r>
      <w:r w:rsidR="001C73C0">
        <w:t>produc</w:t>
      </w:r>
      <w:r w:rsidR="00993955">
        <w:t>ing</w:t>
      </w:r>
      <w:r w:rsidR="001C73C0">
        <w:t xml:space="preserve"> a KDM Code model from initial Java source code (passing by an intermediate Java </w:t>
      </w:r>
      <w:r w:rsidR="0008644A">
        <w:t xml:space="preserve">source </w:t>
      </w:r>
      <w:r w:rsidR="001C73C0">
        <w:t>code model).</w:t>
      </w:r>
      <w:r w:rsidR="00C762D7">
        <w:t xml:space="preserve"> It is important to note that, contrary to the Java </w:t>
      </w:r>
      <w:r w:rsidR="009E2981">
        <w:t xml:space="preserve">source </w:t>
      </w:r>
      <w:r w:rsidR="00C762D7">
        <w:t xml:space="preserve">code model, the obtained KDM </w:t>
      </w:r>
      <w:r w:rsidR="00E378AC">
        <w:t>C</w:t>
      </w:r>
      <w:r w:rsidR="00C762D7">
        <w:t>ode model only covers the superstructure</w:t>
      </w:r>
      <w:r w:rsidR="00965C9C">
        <w:t xml:space="preserve"> of the program</w:t>
      </w:r>
      <w:r w:rsidR="00C762D7">
        <w:t xml:space="preserve"> and not the details of the expressions and statements (method bodies).</w:t>
      </w:r>
    </w:p>
    <w:p w:rsidR="00607767" w:rsidRDefault="00120AAA" w:rsidP="008D775C">
      <w:r>
        <w:t>In the ARTIST context and also more generally, such a KDM</w:t>
      </w:r>
      <w:r w:rsidR="00E241D6">
        <w:t xml:space="preserve"> support is </w:t>
      </w:r>
      <w:r w:rsidR="00607767">
        <w:t xml:space="preserve">interesting as keeping the opportunity for interoperability with other tools </w:t>
      </w:r>
      <w:r w:rsidR="008976A6">
        <w:t xml:space="preserve">or solutions </w:t>
      </w:r>
      <w:r w:rsidR="00607767">
        <w:t>relying on OMG ADM standard</w:t>
      </w:r>
      <w:r w:rsidR="00FD1B20">
        <w:t>s</w:t>
      </w:r>
      <w:r w:rsidR="00AB42FE">
        <w:t xml:space="preserve"> </w:t>
      </w:r>
      <w:r w:rsidR="00FB5EB5">
        <w:fldChar w:fldCharType="begin"/>
      </w:r>
      <w:r w:rsidR="00AB42FE">
        <w:instrText xml:space="preserve"> REF _Ref366766443 \n \h </w:instrText>
      </w:r>
      <w:r w:rsidR="00FB5EB5">
        <w:fldChar w:fldCharType="separate"/>
      </w:r>
      <w:r w:rsidR="001C00C2">
        <w:t>[8]</w:t>
      </w:r>
      <w:r w:rsidR="00FB5EB5">
        <w:fldChar w:fldCharType="end"/>
      </w:r>
      <w:r w:rsidR="00607767">
        <w:t>.</w:t>
      </w:r>
    </w:p>
    <w:p w:rsidR="00DA4124" w:rsidRDefault="00483908" w:rsidP="00DA4124">
      <w:pPr>
        <w:jc w:val="center"/>
      </w:pPr>
      <w:r>
        <w:rPr>
          <w:noProof/>
          <w:lang w:val="fr-FR" w:eastAsia="fr-FR"/>
        </w:rPr>
        <w:drawing>
          <wp:inline distT="0" distB="0" distL="0" distR="0" wp14:anchorId="449360F9" wp14:editId="64FBF730">
            <wp:extent cx="4222939" cy="3555035"/>
            <wp:effectExtent l="95250" t="95250" r="139511" b="1025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4229501" cy="3560559"/>
                    </a:xfrm>
                    <a:prstGeom prst="rect">
                      <a:avLst/>
                    </a:prstGeom>
                    <a:noFill/>
                    <a:ln w="6350">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DA4124" w:rsidRPr="00D10679" w:rsidRDefault="00DA4124" w:rsidP="00DA4124">
      <w:pPr>
        <w:pStyle w:val="Lgende"/>
        <w:jc w:val="center"/>
        <w:rPr>
          <w:color w:val="auto"/>
        </w:rPr>
      </w:pPr>
      <w:bookmarkStart w:id="44" w:name="_Toc397350325"/>
      <w:r w:rsidRPr="00D10679">
        <w:rPr>
          <w:color w:val="auto"/>
        </w:rPr>
        <w:t xml:space="preserve">Figure </w:t>
      </w:r>
      <w:r w:rsidR="00FB5EB5" w:rsidRPr="00D10679">
        <w:rPr>
          <w:color w:val="auto"/>
        </w:rPr>
        <w:fldChar w:fldCharType="begin"/>
      </w:r>
      <w:r w:rsidR="002663D2" w:rsidRPr="00D10679">
        <w:rPr>
          <w:color w:val="auto"/>
        </w:rPr>
        <w:instrText xml:space="preserve"> SEQ Figure \* ARABIC </w:instrText>
      </w:r>
      <w:r w:rsidR="00FB5EB5" w:rsidRPr="00D10679">
        <w:rPr>
          <w:color w:val="auto"/>
        </w:rPr>
        <w:fldChar w:fldCharType="separate"/>
      </w:r>
      <w:r w:rsidR="001C00C2">
        <w:rPr>
          <w:noProof/>
          <w:color w:val="auto"/>
        </w:rPr>
        <w:t>4</w:t>
      </w:r>
      <w:r w:rsidR="00FB5EB5" w:rsidRPr="00D10679">
        <w:rPr>
          <w:noProof/>
          <w:color w:val="auto"/>
        </w:rPr>
        <w:fldChar w:fldCharType="end"/>
      </w:r>
      <w:r w:rsidRPr="00D10679">
        <w:rPr>
          <w:color w:val="auto"/>
        </w:rPr>
        <w:t xml:space="preserve"> KDM</w:t>
      </w:r>
      <w:r w:rsidR="000C0A8D" w:rsidRPr="00D10679">
        <w:rPr>
          <w:color w:val="auto"/>
        </w:rPr>
        <w:t xml:space="preserve"> C</w:t>
      </w:r>
      <w:r w:rsidRPr="00D10679">
        <w:rPr>
          <w:color w:val="auto"/>
        </w:rPr>
        <w:t xml:space="preserve">ode model opened in the </w:t>
      </w:r>
      <w:proofErr w:type="spellStart"/>
      <w:r w:rsidRPr="00D10679">
        <w:rPr>
          <w:color w:val="auto"/>
        </w:rPr>
        <w:t>MoDisco</w:t>
      </w:r>
      <w:proofErr w:type="spellEnd"/>
      <w:r w:rsidRPr="00D10679">
        <w:rPr>
          <w:color w:val="auto"/>
        </w:rPr>
        <w:t xml:space="preserve"> Model Browser</w:t>
      </w:r>
      <w:bookmarkEnd w:id="44"/>
    </w:p>
    <w:p w:rsidR="008D775C" w:rsidRDefault="00FD789E" w:rsidP="008D775C">
      <w:r>
        <w:t xml:space="preserve">The component </w:t>
      </w:r>
      <w:r w:rsidR="008D775C">
        <w:t xml:space="preserve">is provided by the Eclipse </w:t>
      </w:r>
      <w:proofErr w:type="spellStart"/>
      <w:r w:rsidR="008D775C">
        <w:t>MoDisco</w:t>
      </w:r>
      <w:proofErr w:type="spellEnd"/>
      <w:r w:rsidR="008D775C">
        <w:t xml:space="preserve"> project (initiated and created within the context of the IST-FP6 MODELPLEX EU project). However, it is practically reused in ARTIST (as an individual component or to provide inputs to some newly developed components) and so is considered as a base component from the ARTIST Model Discovery Toolbox.</w:t>
      </w:r>
    </w:p>
    <w:p w:rsidR="008D775C" w:rsidRDefault="00AC0DA2" w:rsidP="008D775C">
      <w:r>
        <w:t>As introduced before, t</w:t>
      </w:r>
      <w:r w:rsidR="008D775C">
        <w:t xml:space="preserve">his particular component is </w:t>
      </w:r>
      <w:r w:rsidR="00847F71">
        <w:t xml:space="preserve">actually </w:t>
      </w:r>
      <w:r w:rsidR="00CC0C35">
        <w:t xml:space="preserve">made of </w:t>
      </w:r>
      <w:r w:rsidR="00847F71">
        <w:t xml:space="preserve">a Java-to-KDM model transformation </w:t>
      </w:r>
      <w:r w:rsidR="008D775C">
        <w:t xml:space="preserve">implemented </w:t>
      </w:r>
      <w:r w:rsidR="00847F71">
        <w:t>in</w:t>
      </w:r>
      <w:r w:rsidR="008D775C">
        <w:t xml:space="preserve"> Java</w:t>
      </w:r>
      <w:r w:rsidR="00847F71">
        <w:t>-</w:t>
      </w:r>
      <w:r w:rsidR="008D775C">
        <w:t xml:space="preserve">EMF </w:t>
      </w:r>
      <w:r w:rsidR="00FB5EB5">
        <w:fldChar w:fldCharType="begin"/>
      </w:r>
      <w:r w:rsidR="008D775C">
        <w:instrText xml:space="preserve"> REF _Ref366068067 \n \h </w:instrText>
      </w:r>
      <w:r w:rsidR="00FB5EB5">
        <w:fldChar w:fldCharType="separate"/>
      </w:r>
      <w:r w:rsidR="001C00C2">
        <w:t>[2]</w:t>
      </w:r>
      <w:r w:rsidR="00FB5EB5">
        <w:fldChar w:fldCharType="end"/>
      </w:r>
      <w:r w:rsidR="00847F71">
        <w:t xml:space="preserve"> and </w:t>
      </w:r>
      <w:r w:rsidR="002D4CB9">
        <w:t xml:space="preserve">is </w:t>
      </w:r>
      <w:r w:rsidR="00847F71">
        <w:t>packaged as Eclipse plugins</w:t>
      </w:r>
      <w:r w:rsidR="008D775C">
        <w:t xml:space="preserve">. It is open source and available under the Eclipse Public License (EPL) </w:t>
      </w:r>
      <w:r w:rsidR="00FB5EB5">
        <w:fldChar w:fldCharType="begin"/>
      </w:r>
      <w:r w:rsidR="008D775C">
        <w:instrText xml:space="preserve"> REF _Ref366228617 \n \h </w:instrText>
      </w:r>
      <w:r w:rsidR="00FB5EB5">
        <w:fldChar w:fldCharType="separate"/>
      </w:r>
      <w:r w:rsidR="001C00C2">
        <w:t>[5]</w:t>
      </w:r>
      <w:r w:rsidR="00FB5EB5">
        <w:fldChar w:fldCharType="end"/>
      </w:r>
      <w:r w:rsidR="008D775C">
        <w:t>.</w:t>
      </w:r>
    </w:p>
    <w:p w:rsidR="002045DC" w:rsidRDefault="008D775C" w:rsidP="008D775C">
      <w:r>
        <w:t xml:space="preserve">For more information, reference documentation or download/installation instructions, please go to the </w:t>
      </w:r>
      <w:proofErr w:type="spellStart"/>
      <w:r>
        <w:t>MoDisco</w:t>
      </w:r>
      <w:proofErr w:type="spellEnd"/>
      <w:r>
        <w:t xml:space="preserve"> homepage </w:t>
      </w:r>
      <w:r w:rsidR="00FB5EB5">
        <w:fldChar w:fldCharType="begin"/>
      </w:r>
      <w:r>
        <w:instrText xml:space="preserve"> REF _Ref366068078 \n \h </w:instrText>
      </w:r>
      <w:r w:rsidR="00FB5EB5">
        <w:fldChar w:fldCharType="separate"/>
      </w:r>
      <w:r w:rsidR="001C00C2">
        <w:t>[4]</w:t>
      </w:r>
      <w:r w:rsidR="00FB5EB5">
        <w:fldChar w:fldCharType="end"/>
      </w:r>
      <w:r>
        <w:t>.</w:t>
      </w:r>
    </w:p>
    <w:p w:rsidR="008D775C" w:rsidRPr="002F0BFA" w:rsidRDefault="008D775C" w:rsidP="00765D33"/>
    <w:p w:rsidR="005210E5" w:rsidRPr="002F0BFA" w:rsidRDefault="005210E5" w:rsidP="00BC1EC2">
      <w:pPr>
        <w:pStyle w:val="Titre3"/>
        <w:rPr>
          <w:lang w:val="en-GB"/>
        </w:rPr>
      </w:pPr>
      <w:bookmarkStart w:id="45" w:name="_Toc397350238"/>
      <w:r w:rsidRPr="002F0BFA">
        <w:rPr>
          <w:lang w:val="en-GB"/>
        </w:rPr>
        <w:lastRenderedPageBreak/>
        <w:t xml:space="preserve">Component </w:t>
      </w:r>
      <w:r w:rsidR="006A5735" w:rsidRPr="002F0BFA">
        <w:rPr>
          <w:lang w:val="en-GB"/>
        </w:rPr>
        <w:t xml:space="preserve">“Generic UML Class Diagram Discoverer (structural part of the code) from Java </w:t>
      </w:r>
      <w:r w:rsidR="005D5C44" w:rsidRPr="002F0BFA">
        <w:rPr>
          <w:lang w:val="en-GB"/>
        </w:rPr>
        <w:t xml:space="preserve">source code </w:t>
      </w:r>
      <w:r w:rsidR="006A5735" w:rsidRPr="002F0BFA">
        <w:rPr>
          <w:lang w:val="en-GB"/>
        </w:rPr>
        <w:t>– via KDM”</w:t>
      </w:r>
      <w:bookmarkEnd w:id="45"/>
    </w:p>
    <w:p w:rsidR="00334183" w:rsidRDefault="00334183" w:rsidP="00334183">
      <w:r>
        <w:t xml:space="preserve">This component is based on the chaining of the previous KDM Code Model Discoverer with a KDM-to-UML model transformation. It also uses </w:t>
      </w:r>
      <w:proofErr w:type="spellStart"/>
      <w:r>
        <w:t>Ecore</w:t>
      </w:r>
      <w:proofErr w:type="spellEnd"/>
      <w:r>
        <w:t xml:space="preserve"> implementations of the OMG KDM and UML </w:t>
      </w:r>
      <w:proofErr w:type="spellStart"/>
      <w:r>
        <w:t>metamodels</w:t>
      </w:r>
      <w:proofErr w:type="spellEnd"/>
      <w:r>
        <w:t xml:space="preserve">. Basically, this component allows producing </w:t>
      </w:r>
      <w:r w:rsidR="00F01012">
        <w:t xml:space="preserve">a UML Class </w:t>
      </w:r>
      <w:r w:rsidR="00E80F03">
        <w:t xml:space="preserve">Diagram model </w:t>
      </w:r>
      <w:r>
        <w:t xml:space="preserve">from initial Java source code (passing by intermediate Java </w:t>
      </w:r>
      <w:r w:rsidR="0008644A">
        <w:t xml:space="preserve">source </w:t>
      </w:r>
      <w:r>
        <w:t xml:space="preserve">code and KDM </w:t>
      </w:r>
      <w:r w:rsidR="0008644A">
        <w:t>C</w:t>
      </w:r>
      <w:r>
        <w:t xml:space="preserve">ode models). It is important to note that, </w:t>
      </w:r>
      <w:r w:rsidR="00E378AC">
        <w:t>similarly</w:t>
      </w:r>
      <w:r>
        <w:t xml:space="preserve"> to the </w:t>
      </w:r>
      <w:r w:rsidR="00E378AC">
        <w:t>KDM</w:t>
      </w:r>
      <w:r>
        <w:t xml:space="preserve"> </w:t>
      </w:r>
      <w:r w:rsidR="00E378AC">
        <w:t>Code</w:t>
      </w:r>
      <w:r>
        <w:t xml:space="preserve"> model, the obtained </w:t>
      </w:r>
      <w:r w:rsidR="003D0308">
        <w:t xml:space="preserve">UML Class Diagram </w:t>
      </w:r>
      <w:r>
        <w:t>model only covers the structure of the program and not the details of the expressions and statements (method bodies)</w:t>
      </w:r>
      <w:r w:rsidR="007D16F3">
        <w:t>.</w:t>
      </w:r>
      <w:r w:rsidR="00E241D6">
        <w:t xml:space="preserve"> </w:t>
      </w:r>
      <w:r w:rsidR="007D16F3">
        <w:t>The</w:t>
      </w:r>
      <w:r w:rsidR="00F91E48">
        <w:t>se</w:t>
      </w:r>
      <w:r w:rsidR="007D16F3">
        <w:t xml:space="preserve"> </w:t>
      </w:r>
      <w:r w:rsidR="000B7C9E">
        <w:t>behavioural aspects</w:t>
      </w:r>
      <w:r w:rsidR="007D16F3">
        <w:t xml:space="preserve"> </w:t>
      </w:r>
      <w:r w:rsidR="000B7C9E">
        <w:t>are</w:t>
      </w:r>
      <w:r w:rsidR="007D16F3">
        <w:t xml:space="preserve"> </w:t>
      </w:r>
      <w:r w:rsidR="00E131B1">
        <w:t xml:space="preserve">to be </w:t>
      </w:r>
      <w:r w:rsidR="007D16F3">
        <w:t>actually</w:t>
      </w:r>
      <w:r w:rsidR="00E241D6">
        <w:t xml:space="preserve"> covered by the </w:t>
      </w:r>
      <w:r w:rsidR="000B7C9E">
        <w:t>Generic UML A</w:t>
      </w:r>
      <w:r w:rsidR="00E241D6">
        <w:t xml:space="preserve">ctivity </w:t>
      </w:r>
      <w:r w:rsidR="000B7C9E">
        <w:t>D</w:t>
      </w:r>
      <w:r w:rsidR="00E241D6">
        <w:t>iagram</w:t>
      </w:r>
      <w:r w:rsidR="000B7C9E">
        <w:t xml:space="preserve"> Model Discoverer (cf. section </w:t>
      </w:r>
      <w:r w:rsidR="00FB5EB5">
        <w:fldChar w:fldCharType="begin"/>
      </w:r>
      <w:r w:rsidR="000B7C9E">
        <w:instrText xml:space="preserve"> REF _Ref366766162 \n \h </w:instrText>
      </w:r>
      <w:r w:rsidR="00FB5EB5">
        <w:fldChar w:fldCharType="separate"/>
      </w:r>
      <w:r w:rsidR="001C00C2">
        <w:t>3.1.5</w:t>
      </w:r>
      <w:r w:rsidR="00FB5EB5">
        <w:fldChar w:fldCharType="end"/>
      </w:r>
      <w:r w:rsidR="000B7C9E">
        <w:t>)</w:t>
      </w:r>
      <w:r w:rsidR="00E241D6">
        <w:t>.</w:t>
      </w:r>
    </w:p>
    <w:p w:rsidR="00DE7742" w:rsidRDefault="00D7281A" w:rsidP="00DE7742">
      <w:pPr>
        <w:jc w:val="center"/>
      </w:pPr>
      <w:r>
        <w:rPr>
          <w:noProof/>
          <w:lang w:val="fr-FR" w:eastAsia="fr-FR"/>
        </w:rPr>
        <w:drawing>
          <wp:inline distT="0" distB="0" distL="0" distR="0" wp14:anchorId="3146D843" wp14:editId="05E3446E">
            <wp:extent cx="3972001" cy="3401235"/>
            <wp:effectExtent l="95250" t="95250" r="142799" b="10396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972858" cy="3401969"/>
                    </a:xfrm>
                    <a:prstGeom prst="rect">
                      <a:avLst/>
                    </a:prstGeom>
                    <a:noFill/>
                    <a:ln w="6350" cmpd="sng">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DE7742" w:rsidRPr="00D10679" w:rsidRDefault="00FA1FE3" w:rsidP="00DE7742">
      <w:pPr>
        <w:pStyle w:val="Lgende"/>
        <w:jc w:val="center"/>
        <w:rPr>
          <w:color w:val="auto"/>
        </w:rPr>
      </w:pPr>
      <w:bookmarkStart w:id="46" w:name="_Toc397350326"/>
      <w:r w:rsidRPr="00D10679">
        <w:rPr>
          <w:color w:val="auto"/>
        </w:rPr>
        <w:t xml:space="preserve">Figure </w:t>
      </w:r>
      <w:r w:rsidR="00FB5EB5" w:rsidRPr="00D10679">
        <w:rPr>
          <w:color w:val="auto"/>
        </w:rPr>
        <w:fldChar w:fldCharType="begin"/>
      </w:r>
      <w:r w:rsidRPr="00D10679">
        <w:rPr>
          <w:color w:val="auto"/>
        </w:rPr>
        <w:instrText xml:space="preserve"> SEQ Figure \* ARABIC </w:instrText>
      </w:r>
      <w:r w:rsidR="00FB5EB5" w:rsidRPr="00D10679">
        <w:rPr>
          <w:color w:val="auto"/>
        </w:rPr>
        <w:fldChar w:fldCharType="separate"/>
      </w:r>
      <w:r w:rsidR="001C00C2">
        <w:rPr>
          <w:noProof/>
          <w:color w:val="auto"/>
        </w:rPr>
        <w:t>5</w:t>
      </w:r>
      <w:r w:rsidR="00FB5EB5" w:rsidRPr="00D10679">
        <w:rPr>
          <w:noProof/>
          <w:color w:val="auto"/>
        </w:rPr>
        <w:fldChar w:fldCharType="end"/>
      </w:r>
      <w:r w:rsidRPr="00D10679">
        <w:rPr>
          <w:color w:val="auto"/>
        </w:rPr>
        <w:t xml:space="preserve"> UML Class Diagram model opened in the </w:t>
      </w:r>
      <w:proofErr w:type="spellStart"/>
      <w:r w:rsidRPr="00D10679">
        <w:rPr>
          <w:color w:val="auto"/>
        </w:rPr>
        <w:t>MoDisco</w:t>
      </w:r>
      <w:proofErr w:type="spellEnd"/>
      <w:r w:rsidRPr="00D10679">
        <w:rPr>
          <w:color w:val="auto"/>
        </w:rPr>
        <w:t xml:space="preserve"> Model Browser</w:t>
      </w:r>
      <w:bookmarkEnd w:id="46"/>
    </w:p>
    <w:p w:rsidR="00334183" w:rsidRDefault="00467EFE" w:rsidP="00334183">
      <w:r>
        <w:t>The component</w:t>
      </w:r>
      <w:r w:rsidR="00334183">
        <w:t xml:space="preserve"> is provided by the Eclipse </w:t>
      </w:r>
      <w:proofErr w:type="spellStart"/>
      <w:r w:rsidR="00334183">
        <w:t>MoDisco</w:t>
      </w:r>
      <w:proofErr w:type="spellEnd"/>
      <w:r w:rsidR="00334183">
        <w:t xml:space="preserve"> project (initiated and created within the context of the IST-FP6 MODELPLEX EU project). However, it is practically reused in ARTIST (as an individual component or to provide inputs to some newly developed components) and so is considered as a base component from the ARTIST Model Discovery Toolbox.</w:t>
      </w:r>
    </w:p>
    <w:p w:rsidR="00334183" w:rsidRDefault="00334183" w:rsidP="00334183">
      <w:r>
        <w:t xml:space="preserve">As introduced before, this particular component is actually </w:t>
      </w:r>
      <w:r w:rsidR="00784B4F">
        <w:t xml:space="preserve">made of </w:t>
      </w:r>
      <w:r>
        <w:t xml:space="preserve">a </w:t>
      </w:r>
      <w:r w:rsidR="00784B4F">
        <w:t>KDM</w:t>
      </w:r>
      <w:r>
        <w:t>-to-</w:t>
      </w:r>
      <w:r w:rsidR="00784B4F">
        <w:t>UML</w:t>
      </w:r>
      <w:r>
        <w:t xml:space="preserve"> model transformation implemented in </w:t>
      </w:r>
      <w:r w:rsidR="00784B4F">
        <w:t>ATL</w:t>
      </w:r>
      <w:r>
        <w:t xml:space="preserve"> </w:t>
      </w:r>
      <w:r w:rsidR="00FB5EB5">
        <w:fldChar w:fldCharType="begin"/>
      </w:r>
      <w:r w:rsidR="00886F33">
        <w:instrText xml:space="preserve"> REF _Ref366068083 \n \h </w:instrText>
      </w:r>
      <w:r w:rsidR="00FB5EB5">
        <w:fldChar w:fldCharType="separate"/>
      </w:r>
      <w:r w:rsidR="001C00C2">
        <w:t>[1]</w:t>
      </w:r>
      <w:r w:rsidR="00FB5EB5">
        <w:fldChar w:fldCharType="end"/>
      </w:r>
      <w:r>
        <w:t xml:space="preserve"> and </w:t>
      </w:r>
      <w:r w:rsidR="00784B4F">
        <w:t xml:space="preserve">is </w:t>
      </w:r>
      <w:r>
        <w:t xml:space="preserve">packaged as Eclipse plugins. It is open source and available under the Eclipse Public License (EPL) </w:t>
      </w:r>
      <w:r w:rsidR="00FB5EB5">
        <w:fldChar w:fldCharType="begin"/>
      </w:r>
      <w:r>
        <w:instrText xml:space="preserve"> REF _Ref366228617 \n \h </w:instrText>
      </w:r>
      <w:r w:rsidR="00FB5EB5">
        <w:fldChar w:fldCharType="separate"/>
      </w:r>
      <w:r w:rsidR="001C00C2">
        <w:t>[5]</w:t>
      </w:r>
      <w:r w:rsidR="00FB5EB5">
        <w:fldChar w:fldCharType="end"/>
      </w:r>
      <w:r>
        <w:t>.</w:t>
      </w:r>
    </w:p>
    <w:p w:rsidR="005210E5" w:rsidRPr="002F0BFA" w:rsidRDefault="00334183" w:rsidP="00334183">
      <w:r>
        <w:t xml:space="preserve">For more information, reference documentation or download/installation instructions, please go to the </w:t>
      </w:r>
      <w:proofErr w:type="spellStart"/>
      <w:r>
        <w:t>MoDisco</w:t>
      </w:r>
      <w:proofErr w:type="spellEnd"/>
      <w:r>
        <w:t xml:space="preserve"> homepage </w:t>
      </w:r>
      <w:r w:rsidR="00FB5EB5">
        <w:fldChar w:fldCharType="begin"/>
      </w:r>
      <w:r>
        <w:instrText xml:space="preserve"> REF _Ref366068078 \n \h </w:instrText>
      </w:r>
      <w:r w:rsidR="00FB5EB5">
        <w:fldChar w:fldCharType="separate"/>
      </w:r>
      <w:r w:rsidR="001C00C2">
        <w:t>[4]</w:t>
      </w:r>
      <w:r w:rsidR="00FB5EB5">
        <w:fldChar w:fldCharType="end"/>
      </w:r>
      <w:r>
        <w:t>.</w:t>
      </w:r>
    </w:p>
    <w:p w:rsidR="005210E5" w:rsidRPr="002F0BFA" w:rsidRDefault="005210E5" w:rsidP="005210E5"/>
    <w:p w:rsidR="00E71015" w:rsidRPr="002F0BFA" w:rsidRDefault="00E71015" w:rsidP="00BC1EC2">
      <w:pPr>
        <w:pStyle w:val="Titre3"/>
        <w:rPr>
          <w:lang w:val="en-GB"/>
        </w:rPr>
      </w:pPr>
      <w:bookmarkStart w:id="47" w:name="_Toc397350239"/>
      <w:r w:rsidRPr="002F0BFA">
        <w:rPr>
          <w:lang w:val="en-GB"/>
        </w:rPr>
        <w:lastRenderedPageBreak/>
        <w:t xml:space="preserve">Component “Generic UML </w:t>
      </w:r>
      <w:r w:rsidR="00B265C2" w:rsidRPr="002F0BFA">
        <w:rPr>
          <w:lang w:val="en-GB"/>
        </w:rPr>
        <w:t>C</w:t>
      </w:r>
      <w:r w:rsidRPr="002F0BFA">
        <w:rPr>
          <w:lang w:val="en-GB"/>
        </w:rPr>
        <w:t xml:space="preserve">lass </w:t>
      </w:r>
      <w:r w:rsidR="00B265C2" w:rsidRPr="002F0BFA">
        <w:rPr>
          <w:lang w:val="en-GB"/>
        </w:rPr>
        <w:t>D</w:t>
      </w:r>
      <w:r w:rsidRPr="002F0BFA">
        <w:rPr>
          <w:lang w:val="en-GB"/>
        </w:rPr>
        <w:t>iagram</w:t>
      </w:r>
      <w:r w:rsidR="00B265C2" w:rsidRPr="002F0BFA">
        <w:rPr>
          <w:lang w:val="en-GB"/>
        </w:rPr>
        <w:t xml:space="preserve"> Discoverer (</w:t>
      </w:r>
      <w:r w:rsidRPr="002F0BFA">
        <w:rPr>
          <w:lang w:val="en-GB"/>
        </w:rPr>
        <w:t>structural part of the code</w:t>
      </w:r>
      <w:r w:rsidR="00B265C2" w:rsidRPr="002F0BFA">
        <w:rPr>
          <w:lang w:val="en-GB"/>
        </w:rPr>
        <w:t>)</w:t>
      </w:r>
      <w:r w:rsidR="00A167CC" w:rsidRPr="002F0BFA">
        <w:rPr>
          <w:lang w:val="en-GB"/>
        </w:rPr>
        <w:t xml:space="preserve"> from Java</w:t>
      </w:r>
      <w:r w:rsidR="008F24FF" w:rsidRPr="002F0BFA">
        <w:rPr>
          <w:lang w:val="en-GB"/>
        </w:rPr>
        <w:t xml:space="preserve"> </w:t>
      </w:r>
      <w:r w:rsidR="00A05FE0" w:rsidRPr="002F0BFA">
        <w:rPr>
          <w:lang w:val="en-GB"/>
        </w:rPr>
        <w:t xml:space="preserve">source code </w:t>
      </w:r>
      <w:r w:rsidR="008F24FF" w:rsidRPr="002F0BFA">
        <w:rPr>
          <w:lang w:val="en-GB"/>
        </w:rPr>
        <w:t>– direct</w:t>
      </w:r>
      <w:r w:rsidRPr="002F0BFA">
        <w:rPr>
          <w:lang w:val="en-GB"/>
        </w:rPr>
        <w:t>”</w:t>
      </w:r>
      <w:bookmarkEnd w:id="47"/>
    </w:p>
    <w:p w:rsidR="00E71015" w:rsidRPr="002F0BFA" w:rsidRDefault="00E71015" w:rsidP="00BC1EC2">
      <w:pPr>
        <w:pStyle w:val="Titre4"/>
      </w:pPr>
      <w:bookmarkStart w:id="48" w:name="_Toc397350240"/>
      <w:r w:rsidRPr="002F0BFA">
        <w:t>Overview</w:t>
      </w:r>
      <w:bookmarkEnd w:id="48"/>
    </w:p>
    <w:p w:rsidR="00850A42" w:rsidRDefault="00850A42" w:rsidP="00E71015">
      <w:r>
        <w:t xml:space="preserve">This </w:t>
      </w:r>
      <w:r w:rsidR="00EE219A">
        <w:t xml:space="preserve">new </w:t>
      </w:r>
      <w:r>
        <w:t>component</w:t>
      </w:r>
      <w:r w:rsidR="00EE219A">
        <w:t xml:space="preserve">, packaged as a </w:t>
      </w:r>
      <w:proofErr w:type="spellStart"/>
      <w:r w:rsidR="00EE219A">
        <w:t>MoDisco</w:t>
      </w:r>
      <w:proofErr w:type="spellEnd"/>
      <w:r w:rsidR="00EE219A">
        <w:t xml:space="preserve"> discoverer,</w:t>
      </w:r>
      <w:r>
        <w:t xml:space="preserve"> is based on the chaining of the Java Code Model Discoverer with a </w:t>
      </w:r>
      <w:r w:rsidR="00BC575B">
        <w:t xml:space="preserve">newly developed </w:t>
      </w:r>
      <w:r>
        <w:t xml:space="preserve">Java-to-UML </w:t>
      </w:r>
      <w:r w:rsidR="002E670E">
        <w:t xml:space="preserve">(Class Diagram) </w:t>
      </w:r>
      <w:r>
        <w:t>model transformation</w:t>
      </w:r>
      <w:r w:rsidR="002E670E">
        <w:t xml:space="preserve"> </w:t>
      </w:r>
      <w:r>
        <w:t xml:space="preserve">implemented in ATL </w:t>
      </w:r>
      <w:r w:rsidR="00FB5EB5">
        <w:fldChar w:fldCharType="begin"/>
      </w:r>
      <w:r>
        <w:instrText xml:space="preserve"> REF _Ref366068083 \n \h </w:instrText>
      </w:r>
      <w:r w:rsidR="00FB5EB5">
        <w:fldChar w:fldCharType="separate"/>
      </w:r>
      <w:r w:rsidR="001C00C2">
        <w:t>[1]</w:t>
      </w:r>
      <w:r w:rsidR="00FB5EB5">
        <w:fldChar w:fldCharType="end"/>
      </w:r>
      <w:r>
        <w:t xml:space="preserve">. It also </w:t>
      </w:r>
      <w:r w:rsidR="00A03C5E">
        <w:t>relies</w:t>
      </w:r>
      <w:r>
        <w:t xml:space="preserve"> </w:t>
      </w:r>
      <w:r w:rsidR="00A03C5E">
        <w:t xml:space="preserve">on </w:t>
      </w:r>
      <w:r>
        <w:t xml:space="preserve">an </w:t>
      </w:r>
      <w:proofErr w:type="spellStart"/>
      <w:r>
        <w:t>Ecore</w:t>
      </w:r>
      <w:proofErr w:type="spellEnd"/>
      <w:r>
        <w:t xml:space="preserve"> implementation of the OMG UML metamodel</w:t>
      </w:r>
      <w:r w:rsidR="00777070">
        <w:t xml:space="preserve"> </w:t>
      </w:r>
      <w:r w:rsidR="00FB5EB5">
        <w:fldChar w:fldCharType="begin"/>
      </w:r>
      <w:r w:rsidR="00777070">
        <w:instrText xml:space="preserve"> REF _Ref366068102 \n \h </w:instrText>
      </w:r>
      <w:r w:rsidR="00FB5EB5">
        <w:fldChar w:fldCharType="separate"/>
      </w:r>
      <w:r w:rsidR="001C00C2">
        <w:t>[11]</w:t>
      </w:r>
      <w:r w:rsidR="00FB5EB5">
        <w:fldChar w:fldCharType="end"/>
      </w:r>
      <w:r>
        <w:t xml:space="preserve">. </w:t>
      </w:r>
      <w:r w:rsidR="00320FDF">
        <w:t>Similarly to the previous component</w:t>
      </w:r>
      <w:r>
        <w:t xml:space="preserve">, </w:t>
      </w:r>
      <w:r w:rsidR="00320FDF">
        <w:t xml:space="preserve">it allows producing an UML Class Diagram model from initial Java source code (but </w:t>
      </w:r>
      <w:r w:rsidR="00365ED3">
        <w:t xml:space="preserve">this time </w:t>
      </w:r>
      <w:r w:rsidR="00320FDF">
        <w:t>only passing by an intermediate Java source code model).</w:t>
      </w:r>
      <w:r w:rsidR="00EE219A">
        <w:t xml:space="preserve"> The obtained UML Class Diagram model also only covers the superstructure of the program and not the details of the expressions and statements (method bodies)</w:t>
      </w:r>
      <w:r w:rsidR="00F91E48">
        <w:t xml:space="preserve">. These behavioural aspects are actually covered by the Generic UML Activity Diagram Model Discoverer (cf. section </w:t>
      </w:r>
      <w:r w:rsidR="00FB5EB5">
        <w:fldChar w:fldCharType="begin"/>
      </w:r>
      <w:r w:rsidR="00F91E48">
        <w:instrText xml:space="preserve"> REF _Ref366766162 \n \h </w:instrText>
      </w:r>
      <w:r w:rsidR="00FB5EB5">
        <w:fldChar w:fldCharType="separate"/>
      </w:r>
      <w:r w:rsidR="001C00C2">
        <w:t>3.1.5</w:t>
      </w:r>
      <w:r w:rsidR="00FB5EB5">
        <w:fldChar w:fldCharType="end"/>
      </w:r>
      <w:r w:rsidR="00F91E48">
        <w:t>).</w:t>
      </w:r>
    </w:p>
    <w:p w:rsidR="00E71015" w:rsidRPr="002F0BFA" w:rsidRDefault="00E71015" w:rsidP="00BC1EC2">
      <w:pPr>
        <w:pStyle w:val="Titre4"/>
      </w:pPr>
      <w:bookmarkStart w:id="49" w:name="_Toc362875456"/>
      <w:bookmarkStart w:id="50" w:name="_Toc397350241"/>
      <w:r w:rsidRPr="002F0BFA">
        <w:t>Functional description</w:t>
      </w:r>
      <w:bookmarkEnd w:id="50"/>
    </w:p>
    <w:p w:rsidR="00E71015" w:rsidRPr="002F0BFA" w:rsidRDefault="001C44A1" w:rsidP="00E71015">
      <w:r>
        <w:t>T</w:t>
      </w:r>
      <w:r w:rsidR="00791A87">
        <w:t xml:space="preserve">his component </w:t>
      </w:r>
      <w:r w:rsidR="00F40BEB">
        <w:t>currently</w:t>
      </w:r>
      <w:r w:rsidR="00791A87">
        <w:t xml:space="preserve"> considers</w:t>
      </w:r>
      <w:r w:rsidR="00E71015" w:rsidRPr="002F0BFA">
        <w:t>:</w:t>
      </w:r>
    </w:p>
    <w:p w:rsidR="00DD6383" w:rsidRDefault="00791A87" w:rsidP="00DD6383">
      <w:pPr>
        <w:numPr>
          <w:ilvl w:val="0"/>
          <w:numId w:val="28"/>
        </w:numPr>
        <w:rPr>
          <w:i/>
        </w:rPr>
      </w:pPr>
      <w:r>
        <w:t>As i</w:t>
      </w:r>
      <w:r w:rsidR="00E71015" w:rsidRPr="002F0BFA">
        <w:t xml:space="preserve">nput: </w:t>
      </w:r>
      <w:r>
        <w:t>Java source code</w:t>
      </w:r>
      <w:r w:rsidR="00C14149">
        <w:t>,</w:t>
      </w:r>
      <w:r>
        <w:t xml:space="preserve"> or </w:t>
      </w:r>
      <w:r w:rsidR="00602F0C">
        <w:t>eventually the</w:t>
      </w:r>
      <w:r w:rsidR="00E71015" w:rsidRPr="002F0BFA">
        <w:t xml:space="preserve"> Java model representing </w:t>
      </w:r>
      <w:r w:rsidR="00602F0C">
        <w:t>the</w:t>
      </w:r>
      <w:r w:rsidR="00E71015" w:rsidRPr="002F0BFA">
        <w:t xml:space="preserve"> Java </w:t>
      </w:r>
      <w:r w:rsidR="00602F0C">
        <w:t>source code</w:t>
      </w:r>
      <w:r>
        <w:t xml:space="preserve"> (if the Java Code Model Discoverer has already been applied separately before)</w:t>
      </w:r>
      <w:r>
        <w:rPr>
          <w:i/>
        </w:rPr>
        <w:t>.</w:t>
      </w:r>
    </w:p>
    <w:p w:rsidR="00E71015" w:rsidRPr="00DD6383" w:rsidRDefault="001C44A1" w:rsidP="00DD6383">
      <w:pPr>
        <w:numPr>
          <w:ilvl w:val="0"/>
          <w:numId w:val="28"/>
        </w:numPr>
        <w:rPr>
          <w:i/>
        </w:rPr>
      </w:pPr>
      <w:r>
        <w:t>As o</w:t>
      </w:r>
      <w:r w:rsidR="00E71015" w:rsidRPr="002F0BFA">
        <w:t xml:space="preserve">utput: a UML model containing the UML class diagram </w:t>
      </w:r>
      <w:r>
        <w:t xml:space="preserve">generated out </w:t>
      </w:r>
      <w:r w:rsidR="00E71015" w:rsidRPr="002F0BFA">
        <w:t xml:space="preserve">of </w:t>
      </w:r>
      <w:r>
        <w:t>the input</w:t>
      </w:r>
      <w:r w:rsidR="00E71015" w:rsidRPr="002F0BFA">
        <w:t>.</w:t>
      </w:r>
    </w:p>
    <w:p w:rsidR="00F40BEB" w:rsidDel="00A32B88" w:rsidRDefault="00F40BEB" w:rsidP="00E71015">
      <w:pPr>
        <w:rPr>
          <w:del w:id="51" w:author="Javier Canovas" w:date="2014-04-03T08:56:00Z"/>
        </w:rPr>
      </w:pPr>
      <w:r>
        <w:t xml:space="preserve">The intermediate Java code model being a direct representation of the content of the initial Java sources, the actual conceptual mapping between Java and UML </w:t>
      </w:r>
      <w:r w:rsidR="00B85DDC">
        <w:t>(</w:t>
      </w:r>
      <w:r w:rsidR="00147441">
        <w:t>Class Diagram</w:t>
      </w:r>
      <w:r w:rsidR="00B85DDC">
        <w:t>)</w:t>
      </w:r>
      <w:r w:rsidR="00147441">
        <w:t xml:space="preserve"> </w:t>
      </w:r>
      <w:r>
        <w:t>is specified by the Java-to-UML model transformation as previously introduced.</w:t>
      </w:r>
    </w:p>
    <w:p w:rsidR="00E71015" w:rsidRDefault="00A32B88" w:rsidP="00E71015">
      <w:ins w:id="52" w:author="Javier Canovas" w:date="2014-04-03T08:57:00Z">
        <w:r>
          <w:t xml:space="preserve"> </w:t>
        </w:r>
      </w:ins>
      <w:r w:rsidR="002F04D3">
        <w:t>A</w:t>
      </w:r>
      <w:r w:rsidR="00E25C60">
        <w:t>n</w:t>
      </w:r>
      <w:r w:rsidR="00E71015" w:rsidRPr="002F0BFA">
        <w:t xml:space="preserve"> </w:t>
      </w:r>
      <w:r w:rsidR="003E4095">
        <w:t xml:space="preserve">overview </w:t>
      </w:r>
      <w:r w:rsidR="00E25C60">
        <w:t xml:space="preserve">(non-exhaustive) </w:t>
      </w:r>
      <w:r w:rsidR="003E4095">
        <w:t>of this</w:t>
      </w:r>
      <w:r w:rsidR="00E71015" w:rsidRPr="002F0BFA">
        <w:t xml:space="preserve"> mapping </w:t>
      </w:r>
      <w:r w:rsidR="003E4095">
        <w:t xml:space="preserve">between elements from these two </w:t>
      </w:r>
      <w:proofErr w:type="spellStart"/>
      <w:r w:rsidR="003E4095">
        <w:t>metamodels</w:t>
      </w:r>
      <w:proofErr w:type="spellEnd"/>
      <w:r w:rsidR="003E4095">
        <w:t xml:space="preserve"> </w:t>
      </w:r>
      <w:r w:rsidR="00E71015" w:rsidRPr="002F0BFA">
        <w:t>is presented in</w:t>
      </w:r>
      <w:r w:rsidR="00A4221E">
        <w:t xml:space="preserve"> </w:t>
      </w:r>
      <w:r w:rsidR="00FB5EB5">
        <w:fldChar w:fldCharType="begin"/>
      </w:r>
      <w:r w:rsidR="00A4221E">
        <w:instrText xml:space="preserve"> REF _Ref366658941 \h </w:instrText>
      </w:r>
      <w:r w:rsidR="00FB5EB5">
        <w:fldChar w:fldCharType="separate"/>
      </w:r>
      <w:r w:rsidR="001C00C2" w:rsidRPr="00D10679">
        <w:t xml:space="preserve">Table </w:t>
      </w:r>
      <w:r w:rsidR="001C00C2">
        <w:rPr>
          <w:noProof/>
        </w:rPr>
        <w:t>1</w:t>
      </w:r>
      <w:r w:rsidR="00FB5EB5">
        <w:fldChar w:fldCharType="end"/>
      </w:r>
      <w:r w:rsidR="00E71015" w:rsidRPr="002F0BFA">
        <w:t>.</w:t>
      </w:r>
    </w:p>
    <w:p w:rsidR="00D10679" w:rsidRPr="00D10679" w:rsidRDefault="00D10679" w:rsidP="00D10679">
      <w:pPr>
        <w:pStyle w:val="Lgende"/>
        <w:jc w:val="center"/>
        <w:rPr>
          <w:rFonts w:cs="LMRoman10-Bold"/>
          <w:color w:val="auto"/>
          <w:sz w:val="22"/>
          <w:szCs w:val="22"/>
          <w:lang w:eastAsia="en-US"/>
        </w:rPr>
      </w:pPr>
      <w:bookmarkStart w:id="53" w:name="_Ref366658941"/>
      <w:bookmarkStart w:id="54" w:name="_Ref366233040"/>
      <w:bookmarkStart w:id="55" w:name="_Toc397350348"/>
      <w:r w:rsidRPr="00D10679">
        <w:rPr>
          <w:color w:val="auto"/>
        </w:rPr>
        <w:t xml:space="preserve">Table </w:t>
      </w:r>
      <w:r w:rsidR="00FB5EB5" w:rsidRPr="00D10679">
        <w:rPr>
          <w:color w:val="auto"/>
        </w:rPr>
        <w:fldChar w:fldCharType="begin"/>
      </w:r>
      <w:r w:rsidRPr="00D10679">
        <w:rPr>
          <w:color w:val="auto"/>
        </w:rPr>
        <w:instrText xml:space="preserve"> SEQ Table \* ARABIC </w:instrText>
      </w:r>
      <w:r w:rsidR="00FB5EB5" w:rsidRPr="00D10679">
        <w:rPr>
          <w:color w:val="auto"/>
        </w:rPr>
        <w:fldChar w:fldCharType="separate"/>
      </w:r>
      <w:r w:rsidR="001C00C2">
        <w:rPr>
          <w:noProof/>
          <w:color w:val="auto"/>
        </w:rPr>
        <w:t>1</w:t>
      </w:r>
      <w:r w:rsidR="00FB5EB5" w:rsidRPr="00D10679">
        <w:rPr>
          <w:noProof/>
          <w:color w:val="auto"/>
        </w:rPr>
        <w:fldChar w:fldCharType="end"/>
      </w:r>
      <w:bookmarkEnd w:id="53"/>
      <w:r w:rsidRPr="00D10679">
        <w:rPr>
          <w:color w:val="auto"/>
        </w:rPr>
        <w:t xml:space="preserve"> Mapping (excerpt) used in the Java-to-UML Class diagram transformation</w:t>
      </w:r>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217"/>
      </w:tblGrid>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
                <w:bCs/>
                <w:lang w:eastAsia="en-US"/>
              </w:rPr>
            </w:pPr>
            <w:r w:rsidRPr="002F0BFA">
              <w:rPr>
                <w:rFonts w:cs="LMRoman10-Bold"/>
                <w:b/>
                <w:bCs/>
              </w:rPr>
              <w:t>JAVA metamodel</w:t>
            </w:r>
          </w:p>
        </w:tc>
        <w:tc>
          <w:tcPr>
            <w:tcW w:w="4217"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
                <w:bCs/>
                <w:lang w:eastAsia="en-US"/>
              </w:rPr>
            </w:pPr>
            <w:r w:rsidRPr="002F0BFA">
              <w:rPr>
                <w:rFonts w:cs="LMRoman10-Bold"/>
                <w:b/>
                <w:bCs/>
              </w:rPr>
              <w:t>UML metamodel</w:t>
            </w:r>
            <w:r w:rsidR="003C4852">
              <w:rPr>
                <w:rFonts w:cs="LMRoman10-Bold"/>
                <w:b/>
                <w:bCs/>
              </w:rPr>
              <w:t xml:space="preserve"> (Class Diagram)</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Model</w:t>
            </w:r>
          </w:p>
        </w:tc>
        <w:tc>
          <w:tcPr>
            <w:tcW w:w="4217"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Model</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Package</w:t>
            </w:r>
          </w:p>
        </w:tc>
        <w:tc>
          <w:tcPr>
            <w:tcW w:w="4217"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Package</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Cs/>
                <w:lang w:eastAsia="en-US"/>
              </w:rPr>
            </w:pPr>
            <w:r w:rsidRPr="002F0BFA">
              <w:rPr>
                <w:rFonts w:cs="LMRoman10-Regular"/>
              </w:rPr>
              <w:t>[</w:t>
            </w:r>
            <w:proofErr w:type="spellStart"/>
            <w:r w:rsidR="007B33EF" w:rsidRPr="007B33EF">
              <w:rPr>
                <w:rFonts w:ascii="Consolas" w:hAnsi="Consolas" w:cs="Consolas"/>
              </w:rPr>
              <w:t>ClassDeclaration</w:t>
            </w:r>
            <w:proofErr w:type="spellEnd"/>
            <w:r w:rsidRPr="002F0BFA">
              <w:rPr>
                <w:rFonts w:cs="LMRoman10-Regular"/>
              </w:rPr>
              <w:t xml:space="preserve"> OR </w:t>
            </w:r>
            <w:proofErr w:type="spellStart"/>
            <w:r w:rsidR="007B33EF" w:rsidRPr="007B33EF">
              <w:rPr>
                <w:rFonts w:ascii="Consolas" w:hAnsi="Consolas" w:cs="Consolas"/>
              </w:rPr>
              <w:t>NamedElement</w:t>
            </w:r>
            <w:proofErr w:type="spellEnd"/>
            <w:r w:rsidRPr="002F0BFA">
              <w:rPr>
                <w:rFonts w:cs="LMRoman10-Regular"/>
              </w:rPr>
              <w:t xml:space="preserve">] </w:t>
            </w:r>
            <w:r w:rsidRPr="002F0BFA">
              <w:rPr>
                <w:rFonts w:cs="LMRoman10-Regular"/>
                <w:b/>
              </w:rPr>
              <w:t>(1)</w:t>
            </w:r>
          </w:p>
        </w:tc>
        <w:tc>
          <w:tcPr>
            <w:tcW w:w="4217"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Class</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Cs/>
                <w:lang w:eastAsia="en-US"/>
              </w:rPr>
            </w:pPr>
            <w:r w:rsidRPr="002F0BFA">
              <w:rPr>
                <w:rFonts w:cs="LMRoman10-Regular"/>
              </w:rPr>
              <w:t>[</w:t>
            </w:r>
            <w:proofErr w:type="spellStart"/>
            <w:r w:rsidR="007B33EF" w:rsidRPr="007B33EF">
              <w:rPr>
                <w:rFonts w:ascii="Consolas" w:hAnsi="Consolas" w:cs="Consolas"/>
              </w:rPr>
              <w:t>UnresolvedItem</w:t>
            </w:r>
            <w:proofErr w:type="spellEnd"/>
            <w:r w:rsidRPr="002F0BFA">
              <w:rPr>
                <w:rFonts w:cs="LMRoman10-Regular"/>
              </w:rPr>
              <w:t xml:space="preserve"> OR </w:t>
            </w:r>
            <w:proofErr w:type="spellStart"/>
            <w:r w:rsidR="007B33EF" w:rsidRPr="007B33EF">
              <w:rPr>
                <w:rFonts w:ascii="Consolas" w:hAnsi="Consolas" w:cs="Consolas"/>
              </w:rPr>
              <w:t>UnresolvedTypeDeclaration</w:t>
            </w:r>
            <w:proofErr w:type="spellEnd"/>
            <w:r w:rsidRPr="002F0BFA">
              <w:rPr>
                <w:rFonts w:cs="LMRoman10-Regular"/>
              </w:rPr>
              <w:t xml:space="preserve"> OR </w:t>
            </w:r>
            <w:proofErr w:type="spellStart"/>
            <w:r w:rsidR="007B33EF" w:rsidRPr="007B33EF">
              <w:rPr>
                <w:rFonts w:ascii="Consolas" w:hAnsi="Consolas" w:cs="Consolas"/>
              </w:rPr>
              <w:t>InterfaceDeclaration</w:t>
            </w:r>
            <w:proofErr w:type="spellEnd"/>
            <w:r w:rsidRPr="002F0BFA">
              <w:rPr>
                <w:rFonts w:cs="LMRoman10-Regular"/>
              </w:rPr>
              <w:t xml:space="preserve">] </w:t>
            </w:r>
            <w:r w:rsidRPr="002F0BFA">
              <w:rPr>
                <w:rFonts w:cs="LMRoman10-Regular"/>
                <w:b/>
              </w:rPr>
              <w:t>(2)</w:t>
            </w:r>
          </w:p>
        </w:tc>
        <w:tc>
          <w:tcPr>
            <w:tcW w:w="4217" w:type="dxa"/>
            <w:tcBorders>
              <w:top w:val="single" w:sz="4" w:space="0" w:color="auto"/>
              <w:left w:val="single" w:sz="4" w:space="0" w:color="auto"/>
              <w:bottom w:val="single" w:sz="4" w:space="0" w:color="auto"/>
              <w:right w:val="single" w:sz="4" w:space="0" w:color="auto"/>
            </w:tcBorders>
            <w:hideMark/>
          </w:tcPr>
          <w:p w:rsidR="00E71015" w:rsidRPr="002F0BFA" w:rsidRDefault="00A5501D" w:rsidP="008B0579">
            <w:pPr>
              <w:autoSpaceDE w:val="0"/>
              <w:autoSpaceDN w:val="0"/>
              <w:adjustRightInd w:val="0"/>
              <w:spacing w:after="0"/>
              <w:jc w:val="center"/>
              <w:rPr>
                <w:rFonts w:cs="LMRoman10-Bold"/>
                <w:bCs/>
                <w:lang w:eastAsia="en-US"/>
              </w:rPr>
            </w:pPr>
            <w:r>
              <w:rPr>
                <w:rFonts w:cs="LMRoman10-Bold"/>
                <w:bCs/>
              </w:rPr>
              <w:t>[</w:t>
            </w:r>
            <w:r w:rsidR="007B33EF" w:rsidRPr="007B33EF">
              <w:rPr>
                <w:rFonts w:ascii="Consolas" w:hAnsi="Consolas" w:cs="Consolas"/>
                <w:bCs/>
              </w:rPr>
              <w:t>Interface</w:t>
            </w:r>
            <w:r>
              <w:rPr>
                <w:rFonts w:cs="LMRoman10-Bold"/>
                <w:bCs/>
              </w:rPr>
              <w:t xml:space="preserve"> OR </w:t>
            </w:r>
            <w:r w:rsidR="007B33EF" w:rsidRPr="007B33EF">
              <w:rPr>
                <w:rFonts w:ascii="Consolas" w:hAnsi="Consolas" w:cs="Consolas"/>
                <w:bCs/>
              </w:rPr>
              <w:t>Class</w:t>
            </w:r>
            <w:r>
              <w:rPr>
                <w:rFonts w:cs="LMRoman10-Bold"/>
                <w:bCs/>
              </w:rPr>
              <w:t xml:space="preserve"> OR </w:t>
            </w:r>
            <w:r w:rsidR="007B33EF" w:rsidRPr="007B33EF">
              <w:rPr>
                <w:rFonts w:ascii="Consolas" w:hAnsi="Consolas" w:cs="Consolas"/>
                <w:bCs/>
              </w:rPr>
              <w:t>Enumeration</w:t>
            </w:r>
            <w:r>
              <w:rPr>
                <w:rFonts w:cs="LMRoman10-Bold"/>
                <w:bCs/>
              </w:rPr>
              <w:t>]</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TypeAccess</w:t>
            </w:r>
            <w:proofErr w:type="spellEnd"/>
          </w:p>
        </w:tc>
        <w:tc>
          <w:tcPr>
            <w:tcW w:w="4217"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Cs/>
                <w:lang w:eastAsia="en-US"/>
              </w:rPr>
            </w:pPr>
            <w:r w:rsidRPr="002F0BFA">
              <w:rPr>
                <w:rFonts w:cs="LMRoman10-Regular"/>
              </w:rPr>
              <w:t>[</w:t>
            </w:r>
            <w:r w:rsidR="007B33EF" w:rsidRPr="007B33EF">
              <w:rPr>
                <w:rFonts w:ascii="Consolas" w:hAnsi="Consolas" w:cs="Consolas"/>
              </w:rPr>
              <w:t>Generalization</w:t>
            </w:r>
            <w:r w:rsidRPr="002F0BFA">
              <w:rPr>
                <w:rFonts w:cs="LMRoman10-Regular"/>
              </w:rPr>
              <w:t xml:space="preserve"> OR </w:t>
            </w:r>
            <w:proofErr w:type="spellStart"/>
            <w:r w:rsidR="007B33EF" w:rsidRPr="007B33EF">
              <w:rPr>
                <w:rFonts w:ascii="Consolas" w:hAnsi="Consolas" w:cs="Consolas"/>
              </w:rPr>
              <w:t>InterfaceRealization</w:t>
            </w:r>
            <w:proofErr w:type="spellEnd"/>
            <w:r w:rsidRPr="002F0BFA">
              <w:rPr>
                <w:rFonts w:cs="LMRoman10-Regular"/>
              </w:rPr>
              <w:t xml:space="preserve">] </w:t>
            </w:r>
            <w:r w:rsidRPr="002F0BFA">
              <w:rPr>
                <w:rFonts w:cs="LMRoman10-Regular"/>
                <w:b/>
              </w:rPr>
              <w:t>(3)</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FieldDeclaration</w:t>
            </w:r>
            <w:proofErr w:type="spellEnd"/>
          </w:p>
        </w:tc>
        <w:tc>
          <w:tcPr>
            <w:tcW w:w="4217"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Cs/>
                <w:lang w:eastAsia="en-US"/>
              </w:rPr>
            </w:pPr>
            <w:r w:rsidRPr="002F0BFA">
              <w:rPr>
                <w:rFonts w:cs="LMRoman10-Regular"/>
              </w:rPr>
              <w:t>[</w:t>
            </w:r>
            <w:r w:rsidR="007B33EF" w:rsidRPr="007B33EF">
              <w:rPr>
                <w:rFonts w:ascii="Consolas" w:hAnsi="Consolas" w:cs="Consolas"/>
              </w:rPr>
              <w:t>Property</w:t>
            </w:r>
            <w:r w:rsidRPr="002F0BFA">
              <w:rPr>
                <w:rFonts w:cs="LMRoman10-Regular"/>
              </w:rPr>
              <w:t xml:space="preserve"> OR </w:t>
            </w:r>
            <w:r w:rsidR="007B33EF" w:rsidRPr="007B33EF">
              <w:rPr>
                <w:rFonts w:ascii="Consolas" w:hAnsi="Consolas" w:cs="Consolas"/>
              </w:rPr>
              <w:t>Association</w:t>
            </w:r>
            <w:r w:rsidRPr="002F0BFA">
              <w:rPr>
                <w:rFonts w:cs="LMRoman10-Regular"/>
              </w:rPr>
              <w:t xml:space="preserve">] </w:t>
            </w:r>
            <w:r w:rsidRPr="002F0BFA">
              <w:rPr>
                <w:rFonts w:cs="LMRoman10-Regular"/>
                <w:b/>
              </w:rPr>
              <w:t>(4)</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MethodDeclaration</w:t>
            </w:r>
            <w:proofErr w:type="spellEnd"/>
          </w:p>
        </w:tc>
        <w:tc>
          <w:tcPr>
            <w:tcW w:w="4217"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lang w:eastAsia="en-US"/>
              </w:rPr>
            </w:pPr>
            <w:r w:rsidRPr="007B33EF">
              <w:rPr>
                <w:rFonts w:ascii="Consolas" w:hAnsi="Consolas" w:cs="Consolas"/>
              </w:rPr>
              <w:t>Operation</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SingleVariableDeclaration</w:t>
            </w:r>
            <w:proofErr w:type="spellEnd"/>
          </w:p>
        </w:tc>
        <w:tc>
          <w:tcPr>
            <w:tcW w:w="4217"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lang w:eastAsia="en-US"/>
              </w:rPr>
            </w:pPr>
            <w:r w:rsidRPr="007B33EF">
              <w:rPr>
                <w:rFonts w:ascii="Consolas" w:hAnsi="Consolas" w:cs="Consolas"/>
              </w:rPr>
              <w:t>Parameter</w:t>
            </w:r>
          </w:p>
        </w:tc>
      </w:tr>
      <w:tr w:rsidR="00E71015" w:rsidRPr="002F0BFA" w:rsidTr="00A32B88">
        <w:tc>
          <w:tcPr>
            <w:tcW w:w="4503"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PrimitiveType</w:t>
            </w:r>
            <w:proofErr w:type="spellEnd"/>
          </w:p>
        </w:tc>
        <w:tc>
          <w:tcPr>
            <w:tcW w:w="4217" w:type="dxa"/>
            <w:tcBorders>
              <w:top w:val="single" w:sz="4" w:space="0" w:color="auto"/>
              <w:left w:val="single" w:sz="4" w:space="0" w:color="auto"/>
              <w:bottom w:val="single" w:sz="4" w:space="0" w:color="auto"/>
              <w:right w:val="single" w:sz="4" w:space="0" w:color="auto"/>
            </w:tcBorders>
            <w:hideMark/>
          </w:tcPr>
          <w:p w:rsidR="00E71015" w:rsidRPr="00A32B88" w:rsidRDefault="007B33EF" w:rsidP="008B0579">
            <w:pPr>
              <w:keepNext/>
              <w:spacing w:after="0"/>
              <w:jc w:val="center"/>
              <w:rPr>
                <w:rFonts w:ascii="Consolas" w:hAnsi="Consolas" w:cs="Consolas"/>
                <w:lang w:eastAsia="en-US"/>
              </w:rPr>
            </w:pPr>
            <w:proofErr w:type="spellStart"/>
            <w:r w:rsidRPr="007B33EF">
              <w:rPr>
                <w:rFonts w:ascii="Consolas" w:hAnsi="Consolas" w:cs="Consolas"/>
              </w:rPr>
              <w:t>PrimitiveType</w:t>
            </w:r>
            <w:proofErr w:type="spellEnd"/>
          </w:p>
        </w:tc>
      </w:tr>
    </w:tbl>
    <w:p w:rsidR="00E71015" w:rsidRPr="00D10679" w:rsidRDefault="00E71015" w:rsidP="00D10679">
      <w:pPr>
        <w:numPr>
          <w:ilvl w:val="0"/>
          <w:numId w:val="16"/>
        </w:numPr>
        <w:autoSpaceDE w:val="0"/>
        <w:autoSpaceDN w:val="0"/>
        <w:adjustRightInd w:val="0"/>
        <w:spacing w:after="0"/>
        <w:rPr>
          <w:rFonts w:cs="LMRoman8-Regular"/>
          <w:i/>
          <w:sz w:val="20"/>
          <w:szCs w:val="20"/>
          <w:lang w:eastAsia="fr-FR"/>
        </w:rPr>
      </w:pPr>
      <w:r w:rsidRPr="00D10679">
        <w:rPr>
          <w:rFonts w:cs="LMRoman10-Bold"/>
          <w:b/>
          <w:bCs/>
          <w:i/>
          <w:sz w:val="20"/>
          <w:szCs w:val="20"/>
        </w:rPr>
        <w:t xml:space="preserve">: </w:t>
      </w:r>
      <w:r w:rsidRPr="00D10679">
        <w:rPr>
          <w:rFonts w:cs="LMRoman8-Regular"/>
          <w:i/>
          <w:sz w:val="20"/>
          <w:szCs w:val="20"/>
          <w:lang w:eastAsia="fr-FR"/>
        </w:rPr>
        <w:t xml:space="preserve">The use </w:t>
      </w:r>
      <w:r w:rsidRPr="00A32B88">
        <w:rPr>
          <w:rFonts w:cs="LMRoman8-Regular"/>
          <w:i/>
          <w:sz w:val="20"/>
          <w:szCs w:val="20"/>
          <w:lang w:eastAsia="fr-FR"/>
        </w:rPr>
        <w:t xml:space="preserve">of </w:t>
      </w:r>
      <w:proofErr w:type="spellStart"/>
      <w:r w:rsidR="007B33EF" w:rsidRPr="007B33EF">
        <w:rPr>
          <w:rFonts w:ascii="Consolas" w:hAnsi="Consolas" w:cs="Consolas"/>
          <w:sz w:val="20"/>
          <w:szCs w:val="20"/>
        </w:rPr>
        <w:t>NamedElement</w:t>
      </w:r>
      <w:proofErr w:type="spellEnd"/>
      <w:r w:rsidRPr="00A32B88">
        <w:rPr>
          <w:rFonts w:cs="LMRoman8-Regular"/>
          <w:i/>
          <w:sz w:val="20"/>
          <w:szCs w:val="20"/>
          <w:lang w:eastAsia="fr-FR"/>
        </w:rPr>
        <w:t xml:space="preserve"> </w:t>
      </w:r>
      <w:r w:rsidR="00C7127E" w:rsidRPr="00A32B88">
        <w:rPr>
          <w:rFonts w:cs="LMRoman8-Regular"/>
          <w:i/>
          <w:sz w:val="20"/>
          <w:szCs w:val="20"/>
          <w:lang w:eastAsia="fr-FR"/>
        </w:rPr>
        <w:t>happens</w:t>
      </w:r>
      <w:r w:rsidRPr="00A32B88">
        <w:rPr>
          <w:rFonts w:cs="LMRoman8-Regular"/>
          <w:i/>
          <w:sz w:val="20"/>
          <w:szCs w:val="20"/>
          <w:lang w:eastAsia="fr-FR"/>
        </w:rPr>
        <w:t xml:space="preserve"> only</w:t>
      </w:r>
      <w:r w:rsidRPr="00D10679">
        <w:rPr>
          <w:rFonts w:cs="LMRoman8-Regular"/>
          <w:i/>
          <w:sz w:val="20"/>
          <w:szCs w:val="20"/>
          <w:lang w:eastAsia="fr-FR"/>
        </w:rPr>
        <w:t xml:space="preserve"> when element</w:t>
      </w:r>
      <w:r w:rsidR="00D22FFB" w:rsidRPr="00D10679">
        <w:rPr>
          <w:rFonts w:cs="LMRoman8-Regular"/>
          <w:i/>
          <w:sz w:val="20"/>
          <w:szCs w:val="20"/>
          <w:lang w:eastAsia="fr-FR"/>
        </w:rPr>
        <w:t>s</w:t>
      </w:r>
      <w:r w:rsidRPr="00D10679">
        <w:rPr>
          <w:rFonts w:cs="LMRoman8-Regular"/>
          <w:i/>
          <w:sz w:val="20"/>
          <w:szCs w:val="20"/>
          <w:lang w:eastAsia="fr-FR"/>
        </w:rPr>
        <w:t xml:space="preserve"> are unresolved (</w:t>
      </w:r>
      <w:r w:rsidR="00065B05" w:rsidRPr="00D10679">
        <w:rPr>
          <w:rFonts w:cs="LMRoman8-Regular"/>
          <w:i/>
          <w:sz w:val="20"/>
          <w:szCs w:val="20"/>
          <w:lang w:eastAsia="fr-FR"/>
        </w:rPr>
        <w:t>in the Java code model</w:t>
      </w:r>
      <w:r w:rsidRPr="00D10679">
        <w:rPr>
          <w:rFonts w:cs="LMRoman8-Regular"/>
          <w:i/>
          <w:sz w:val="20"/>
          <w:szCs w:val="20"/>
          <w:lang w:eastAsia="fr-FR"/>
        </w:rPr>
        <w:t>)</w:t>
      </w:r>
      <w:r w:rsidR="00065B05" w:rsidRPr="00D10679">
        <w:rPr>
          <w:rFonts w:cs="LMRoman8-Regular"/>
          <w:i/>
          <w:sz w:val="20"/>
          <w:szCs w:val="20"/>
          <w:lang w:eastAsia="fr-FR"/>
        </w:rPr>
        <w:t>.</w:t>
      </w:r>
    </w:p>
    <w:p w:rsidR="00E71015" w:rsidRPr="002F0BFA" w:rsidRDefault="00E71015" w:rsidP="00E71015">
      <w:pPr>
        <w:numPr>
          <w:ilvl w:val="0"/>
          <w:numId w:val="16"/>
        </w:numPr>
        <w:autoSpaceDE w:val="0"/>
        <w:autoSpaceDN w:val="0"/>
        <w:adjustRightInd w:val="0"/>
        <w:spacing w:after="0"/>
        <w:rPr>
          <w:rFonts w:cs="LMRoman8-Regular"/>
          <w:i/>
          <w:sz w:val="20"/>
          <w:szCs w:val="20"/>
          <w:lang w:eastAsia="fr-FR"/>
        </w:rPr>
      </w:pPr>
      <w:r w:rsidRPr="002F0BFA">
        <w:rPr>
          <w:rFonts w:cs="LMRoman8-Regular"/>
          <w:i/>
          <w:sz w:val="20"/>
          <w:szCs w:val="20"/>
          <w:lang w:eastAsia="fr-FR"/>
        </w:rPr>
        <w:t>: The two first type</w:t>
      </w:r>
      <w:r w:rsidR="002F04D3">
        <w:rPr>
          <w:rFonts w:cs="LMRoman8-Regular"/>
          <w:i/>
          <w:sz w:val="20"/>
          <w:szCs w:val="20"/>
          <w:lang w:eastAsia="fr-FR"/>
        </w:rPr>
        <w:t>s</w:t>
      </w:r>
      <w:r w:rsidRPr="002F0BFA">
        <w:rPr>
          <w:rFonts w:cs="LMRoman8-Regular"/>
          <w:i/>
          <w:sz w:val="20"/>
          <w:szCs w:val="20"/>
          <w:lang w:eastAsia="fr-FR"/>
        </w:rPr>
        <w:t xml:space="preserve"> concern unresolved item</w:t>
      </w:r>
      <w:r w:rsidR="00A6227F">
        <w:rPr>
          <w:rFonts w:cs="LMRoman8-Regular"/>
          <w:i/>
          <w:sz w:val="20"/>
          <w:szCs w:val="20"/>
          <w:lang w:eastAsia="fr-FR"/>
        </w:rPr>
        <w:t>s</w:t>
      </w:r>
      <w:r w:rsidRPr="002F0BFA">
        <w:rPr>
          <w:rFonts w:cs="LMRoman8-Regular"/>
          <w:i/>
          <w:sz w:val="20"/>
          <w:szCs w:val="20"/>
          <w:lang w:eastAsia="fr-FR"/>
        </w:rPr>
        <w:t xml:space="preserve"> </w:t>
      </w:r>
      <w:r w:rsidR="00A6227F" w:rsidRPr="002F0BFA">
        <w:rPr>
          <w:rFonts w:cs="LMRoman8-Regular"/>
          <w:i/>
          <w:sz w:val="20"/>
          <w:szCs w:val="20"/>
          <w:lang w:eastAsia="fr-FR"/>
        </w:rPr>
        <w:t>(</w:t>
      </w:r>
      <w:r w:rsidR="00A6227F">
        <w:rPr>
          <w:rFonts w:cs="LMRoman8-Regular"/>
          <w:i/>
          <w:sz w:val="20"/>
          <w:szCs w:val="20"/>
          <w:lang w:eastAsia="fr-FR"/>
        </w:rPr>
        <w:t>in the Java code model</w:t>
      </w:r>
      <w:r w:rsidR="00A6227F" w:rsidRPr="002F0BFA">
        <w:rPr>
          <w:rFonts w:cs="LMRoman8-Regular"/>
          <w:i/>
          <w:sz w:val="20"/>
          <w:szCs w:val="20"/>
          <w:lang w:eastAsia="fr-FR"/>
        </w:rPr>
        <w:t>)</w:t>
      </w:r>
      <w:r w:rsidR="00A6227F">
        <w:rPr>
          <w:rFonts w:cs="LMRoman8-Regular"/>
          <w:i/>
          <w:sz w:val="20"/>
          <w:szCs w:val="20"/>
          <w:lang w:eastAsia="fr-FR"/>
        </w:rPr>
        <w:t xml:space="preserve"> </w:t>
      </w:r>
      <w:r w:rsidRPr="002F0BFA">
        <w:rPr>
          <w:rFonts w:cs="LMRoman8-Regular"/>
          <w:i/>
          <w:sz w:val="20"/>
          <w:szCs w:val="20"/>
          <w:lang w:eastAsia="fr-FR"/>
        </w:rPr>
        <w:t xml:space="preserve">which are not used in </w:t>
      </w:r>
      <w:r w:rsidR="00E57249">
        <w:rPr>
          <w:rFonts w:cs="LMRoman8-Regular"/>
          <w:i/>
          <w:sz w:val="20"/>
          <w:szCs w:val="20"/>
          <w:lang w:eastAsia="fr-FR"/>
        </w:rPr>
        <w:t xml:space="preserve">a </w:t>
      </w:r>
      <w:r w:rsidRPr="002F0BFA">
        <w:rPr>
          <w:rFonts w:cs="LMRoman8-Regular"/>
          <w:i/>
          <w:sz w:val="20"/>
          <w:szCs w:val="20"/>
          <w:lang w:eastAsia="fr-FR"/>
        </w:rPr>
        <w:t>class as a type or in class imports.</w:t>
      </w:r>
    </w:p>
    <w:p w:rsidR="00E71015" w:rsidRPr="002F0BFA" w:rsidRDefault="00E71015" w:rsidP="00E71015">
      <w:pPr>
        <w:numPr>
          <w:ilvl w:val="0"/>
          <w:numId w:val="16"/>
        </w:numPr>
        <w:autoSpaceDE w:val="0"/>
        <w:autoSpaceDN w:val="0"/>
        <w:adjustRightInd w:val="0"/>
        <w:spacing w:after="0"/>
        <w:rPr>
          <w:rFonts w:cs="LMRoman8-Regular"/>
          <w:i/>
          <w:sz w:val="20"/>
          <w:szCs w:val="20"/>
          <w:lang w:eastAsia="fr-FR"/>
        </w:rPr>
      </w:pPr>
      <w:r w:rsidRPr="002F0BFA">
        <w:rPr>
          <w:rFonts w:cs="LMRoman6-Regular"/>
          <w:i/>
          <w:sz w:val="20"/>
          <w:szCs w:val="20"/>
          <w:lang w:eastAsia="fr-FR"/>
        </w:rPr>
        <w:t xml:space="preserve">: </w:t>
      </w:r>
      <w:r w:rsidRPr="002F0BFA">
        <w:rPr>
          <w:rFonts w:cs="LMRoman8-Regular"/>
          <w:i/>
          <w:sz w:val="20"/>
          <w:szCs w:val="20"/>
          <w:lang w:eastAsia="fr-FR"/>
        </w:rPr>
        <w:t xml:space="preserve">This special case </w:t>
      </w:r>
      <w:r w:rsidR="00A6227F">
        <w:rPr>
          <w:rFonts w:cs="LMRoman8-Regular"/>
          <w:i/>
          <w:sz w:val="20"/>
          <w:szCs w:val="20"/>
          <w:lang w:eastAsia="fr-FR"/>
        </w:rPr>
        <w:t>occurs</w:t>
      </w:r>
      <w:r w:rsidRPr="002F0BFA">
        <w:rPr>
          <w:rFonts w:cs="LMRoman8-Regular"/>
          <w:i/>
          <w:sz w:val="20"/>
          <w:szCs w:val="20"/>
          <w:lang w:eastAsia="fr-FR"/>
        </w:rPr>
        <w:t xml:space="preserve"> when we have an interface inheriting </w:t>
      </w:r>
      <w:r w:rsidR="00A6227F">
        <w:rPr>
          <w:rFonts w:cs="LMRoman8-Regular"/>
          <w:i/>
          <w:sz w:val="20"/>
          <w:szCs w:val="20"/>
          <w:lang w:eastAsia="fr-FR"/>
        </w:rPr>
        <w:t xml:space="preserve">from </w:t>
      </w:r>
      <w:r w:rsidRPr="002F0BFA">
        <w:rPr>
          <w:rFonts w:cs="LMRoman8-Regular"/>
          <w:i/>
          <w:sz w:val="20"/>
          <w:szCs w:val="20"/>
          <w:lang w:eastAsia="fr-FR"/>
        </w:rPr>
        <w:t>another.</w:t>
      </w:r>
    </w:p>
    <w:p w:rsidR="00E71015" w:rsidRPr="00A32B88" w:rsidRDefault="00E71015" w:rsidP="00E71015">
      <w:pPr>
        <w:numPr>
          <w:ilvl w:val="0"/>
          <w:numId w:val="16"/>
        </w:numPr>
        <w:autoSpaceDE w:val="0"/>
        <w:autoSpaceDN w:val="0"/>
        <w:adjustRightInd w:val="0"/>
        <w:spacing w:after="0"/>
        <w:rPr>
          <w:rFonts w:cs="LMRoman10-Bold"/>
          <w:b/>
          <w:bCs/>
          <w:i/>
          <w:sz w:val="20"/>
          <w:szCs w:val="20"/>
          <w:lang w:eastAsia="en-US"/>
        </w:rPr>
      </w:pPr>
      <w:r w:rsidRPr="002F0BFA">
        <w:rPr>
          <w:rFonts w:cs="LMRoman6-Regular"/>
          <w:i/>
          <w:sz w:val="20"/>
          <w:szCs w:val="20"/>
          <w:lang w:eastAsia="fr-FR"/>
        </w:rPr>
        <w:t xml:space="preserve">: </w:t>
      </w:r>
      <w:r w:rsidRPr="002F0BFA">
        <w:rPr>
          <w:rFonts w:cs="LMRoman8-Regular"/>
          <w:i/>
          <w:sz w:val="20"/>
          <w:szCs w:val="20"/>
          <w:lang w:eastAsia="fr-FR"/>
        </w:rPr>
        <w:t xml:space="preserve">In the ATL transformation, we need </w:t>
      </w:r>
      <w:r w:rsidRPr="00A32B88">
        <w:rPr>
          <w:rFonts w:cs="LMRoman8-Regular"/>
          <w:i/>
          <w:sz w:val="20"/>
          <w:szCs w:val="20"/>
          <w:lang w:eastAsia="fr-FR"/>
        </w:rPr>
        <w:t xml:space="preserve">the </w:t>
      </w:r>
      <w:proofErr w:type="spellStart"/>
      <w:r w:rsidR="007B33EF" w:rsidRPr="007B33EF">
        <w:rPr>
          <w:rFonts w:ascii="Consolas" w:hAnsi="Consolas" w:cs="Consolas"/>
          <w:sz w:val="20"/>
          <w:szCs w:val="20"/>
        </w:rPr>
        <w:t>FieldDeclaration</w:t>
      </w:r>
      <w:proofErr w:type="spellEnd"/>
      <w:r w:rsidRPr="00A32B88">
        <w:rPr>
          <w:rFonts w:cs="LMRoman8-Regular"/>
          <w:i/>
          <w:sz w:val="20"/>
          <w:szCs w:val="20"/>
          <w:lang w:eastAsia="fr-FR"/>
        </w:rPr>
        <w:t xml:space="preserve"> type to indicate (in the created association) which fields are related by the association.</w:t>
      </w:r>
    </w:p>
    <w:p w:rsidR="00E71015" w:rsidRPr="002F0BFA" w:rsidRDefault="00E71015" w:rsidP="00BC1EC2">
      <w:pPr>
        <w:pStyle w:val="Titre4"/>
      </w:pPr>
      <w:bookmarkStart w:id="56" w:name="_Toc397350242"/>
      <w:r w:rsidRPr="002F0BFA">
        <w:lastRenderedPageBreak/>
        <w:t>Technical specifications</w:t>
      </w:r>
      <w:bookmarkEnd w:id="56"/>
    </w:p>
    <w:p w:rsidR="00E71015" w:rsidRPr="002F0BFA" w:rsidRDefault="00E71015" w:rsidP="00E71015">
      <w:r w:rsidRPr="002F0BFA">
        <w:t xml:space="preserve">The </w:t>
      </w:r>
      <w:r w:rsidR="00B023A8">
        <w:t xml:space="preserve">Java-to-UML model </w:t>
      </w:r>
      <w:r w:rsidRPr="002F0BFA">
        <w:t xml:space="preserve">transformation </w:t>
      </w:r>
      <w:r w:rsidR="00B023A8">
        <w:t xml:space="preserve">has been developed and is being executed thanks to the ATL </w:t>
      </w:r>
      <w:r w:rsidR="00DE6124">
        <w:t xml:space="preserve">tooling </w:t>
      </w:r>
      <w:r w:rsidR="00FB5EB5">
        <w:fldChar w:fldCharType="begin"/>
      </w:r>
      <w:r w:rsidR="00B023A8">
        <w:instrText xml:space="preserve"> REF _Ref366068083 \n \h </w:instrText>
      </w:r>
      <w:r w:rsidR="00FB5EB5">
        <w:fldChar w:fldCharType="separate"/>
      </w:r>
      <w:r w:rsidR="001C00C2">
        <w:t>[1]</w:t>
      </w:r>
      <w:r w:rsidR="00FB5EB5">
        <w:fldChar w:fldCharType="end"/>
      </w:r>
      <w:r w:rsidR="00DE6124">
        <w:t xml:space="preserve">. </w:t>
      </w:r>
      <w:r w:rsidR="00DE6270">
        <w:t>The implemented ATL artefacts are the following ones</w:t>
      </w:r>
      <w:r w:rsidRPr="002F0BFA">
        <w:rPr>
          <w:i/>
          <w:sz w:val="20"/>
          <w:szCs w:val="20"/>
        </w:rPr>
        <w:t>:</w:t>
      </w:r>
    </w:p>
    <w:p w:rsidR="00E71015" w:rsidRPr="002F0BFA" w:rsidRDefault="00E71015" w:rsidP="0036165A">
      <w:pPr>
        <w:numPr>
          <w:ilvl w:val="0"/>
          <w:numId w:val="27"/>
        </w:numPr>
      </w:pPr>
      <w:r w:rsidRPr="002F0BFA">
        <w:t>An ATL module</w:t>
      </w:r>
      <w:r w:rsidR="00DE6270">
        <w:t xml:space="preserve"> </w:t>
      </w:r>
      <w:r w:rsidRPr="002F0BFA">
        <w:t xml:space="preserve">where all the transformation rules between </w:t>
      </w:r>
      <w:r w:rsidR="00DE6270">
        <w:t xml:space="preserve">the </w:t>
      </w:r>
      <w:r w:rsidRPr="002F0BFA">
        <w:t xml:space="preserve">Java elements and </w:t>
      </w:r>
      <w:r w:rsidR="00DE6270">
        <w:t xml:space="preserve">the </w:t>
      </w:r>
      <w:r w:rsidRPr="002F0BFA">
        <w:t xml:space="preserve">UML ones are defined. </w:t>
      </w:r>
    </w:p>
    <w:p w:rsidR="00E71015" w:rsidRPr="002F0BFA" w:rsidRDefault="00E71015" w:rsidP="0036165A">
      <w:pPr>
        <w:numPr>
          <w:ilvl w:val="0"/>
          <w:numId w:val="27"/>
        </w:numPr>
      </w:pPr>
      <w:r w:rsidRPr="002F0BFA">
        <w:t>An ATL library</w:t>
      </w:r>
      <w:r w:rsidR="00DE6270">
        <w:t xml:space="preserve"> </w:t>
      </w:r>
      <w:r w:rsidRPr="002F0BFA">
        <w:t xml:space="preserve">containing all the helpers </w:t>
      </w:r>
      <w:r w:rsidR="00DE6124">
        <w:t xml:space="preserve">(i.e., reusable methods in the ATL jargon) </w:t>
      </w:r>
      <w:r w:rsidRPr="002F0BFA">
        <w:t xml:space="preserve">used by the different rules in the </w:t>
      </w:r>
      <w:r w:rsidR="00DE6270">
        <w:t xml:space="preserve">ATL </w:t>
      </w:r>
      <w:r w:rsidRPr="002F0BFA">
        <w:t xml:space="preserve">module. </w:t>
      </w:r>
    </w:p>
    <w:p w:rsidR="00E71015" w:rsidRDefault="00E71015" w:rsidP="00BC1EC2">
      <w:r w:rsidRPr="002F0BFA">
        <w:t xml:space="preserve">This transformation </w:t>
      </w:r>
      <w:r w:rsidR="0044593E">
        <w:t>has been</w:t>
      </w:r>
      <w:r w:rsidRPr="002F0BFA">
        <w:t xml:space="preserve"> embedded </w:t>
      </w:r>
      <w:r w:rsidR="0044593E">
        <w:t xml:space="preserve">in and packaged as </w:t>
      </w:r>
      <w:r w:rsidRPr="002F0BFA">
        <w:t xml:space="preserve">a </w:t>
      </w:r>
      <w:proofErr w:type="spellStart"/>
      <w:r w:rsidRPr="002F0BFA">
        <w:t>MoDisco</w:t>
      </w:r>
      <w:proofErr w:type="spellEnd"/>
      <w:r w:rsidRPr="002F0BFA">
        <w:t xml:space="preserve"> </w:t>
      </w:r>
      <w:r w:rsidR="0044593E">
        <w:t>D</w:t>
      </w:r>
      <w:r w:rsidRPr="002F0BFA">
        <w:t>iscoverer (</w:t>
      </w:r>
      <w:r w:rsidR="0036165A">
        <w:t xml:space="preserve">currently </w:t>
      </w:r>
      <w:r w:rsidRPr="002F0BFA">
        <w:t xml:space="preserve">named </w:t>
      </w:r>
      <w:r w:rsidRPr="002F0BFA">
        <w:rPr>
          <w:i/>
        </w:rPr>
        <w:t>f</w:t>
      </w:r>
      <w:r w:rsidR="00830C6E">
        <w:rPr>
          <w:i/>
        </w:rPr>
        <w:t>r.inria.artist.modisco.java.uml</w:t>
      </w:r>
      <w:r w:rsidRPr="002F0BFA">
        <w:rPr>
          <w:i/>
        </w:rPr>
        <w:t>.discoverer.java2uml</w:t>
      </w:r>
      <w:r w:rsidRPr="002F0BFA">
        <w:t xml:space="preserve">). This discoverer allows the selection of a Java </w:t>
      </w:r>
      <w:r w:rsidR="0044593E">
        <w:t xml:space="preserve">code </w:t>
      </w:r>
      <w:r w:rsidRPr="002F0BFA">
        <w:t>model</w:t>
      </w:r>
      <w:r w:rsidR="0044593E">
        <w:t>,</w:t>
      </w:r>
      <w:r w:rsidRPr="002F0BFA">
        <w:t xml:space="preserve"> and </w:t>
      </w:r>
      <w:r w:rsidR="0044593E">
        <w:t>automatically</w:t>
      </w:r>
      <w:r w:rsidRPr="002F0BFA">
        <w:t xml:space="preserve"> </w:t>
      </w:r>
      <w:r w:rsidR="0044593E">
        <w:t>sets the configuration</w:t>
      </w:r>
      <w:r w:rsidRPr="002F0BFA">
        <w:t xml:space="preserve"> needed to launch the transformation </w:t>
      </w:r>
      <w:r w:rsidR="0044593E">
        <w:t xml:space="preserve">execution </w:t>
      </w:r>
      <w:r w:rsidRPr="002F0BFA">
        <w:t xml:space="preserve">and </w:t>
      </w:r>
      <w:r w:rsidR="0044593E">
        <w:t>serialization of</w:t>
      </w:r>
      <w:r w:rsidRPr="002F0BFA">
        <w:t xml:space="preserve"> the produced UML model.</w:t>
      </w:r>
    </w:p>
    <w:p w:rsidR="0036165A" w:rsidRPr="002F0BFA" w:rsidRDefault="0036165A" w:rsidP="00BC1EC2">
      <w:r>
        <w:t xml:space="preserve">As a summary, here are the </w:t>
      </w:r>
      <w:r w:rsidR="00E9562A">
        <w:t xml:space="preserve">concrete </w:t>
      </w:r>
      <w:r>
        <w:t>technologies that have been used and deployed in the context of this component:</w:t>
      </w:r>
    </w:p>
    <w:p w:rsidR="00E71015" w:rsidRDefault="00E71015" w:rsidP="0036165A">
      <w:pPr>
        <w:pStyle w:val="Paragraphedeliste"/>
        <w:numPr>
          <w:ilvl w:val="0"/>
          <w:numId w:val="26"/>
        </w:numPr>
      </w:pPr>
      <w:r w:rsidRPr="0036165A">
        <w:t xml:space="preserve">Java </w:t>
      </w:r>
      <w:r w:rsidR="0036165A">
        <w:t xml:space="preserve">metamodel and Java </w:t>
      </w:r>
      <w:r w:rsidRPr="0036165A">
        <w:t>model discover</w:t>
      </w:r>
      <w:r w:rsidR="0036165A">
        <w:t>y</w:t>
      </w:r>
      <w:r w:rsidRPr="0036165A">
        <w:t xml:space="preserve"> </w:t>
      </w:r>
      <w:r w:rsidR="0036165A">
        <w:t>–</w:t>
      </w:r>
      <w:r w:rsidRPr="0036165A">
        <w:t xml:space="preserve"> </w:t>
      </w:r>
      <w:r w:rsidR="0036165A">
        <w:t xml:space="preserve">Eclipse </w:t>
      </w:r>
      <w:proofErr w:type="spellStart"/>
      <w:r w:rsidRPr="0036165A">
        <w:t>MoDisco</w:t>
      </w:r>
      <w:proofErr w:type="spellEnd"/>
      <w:r w:rsidR="0036165A">
        <w:t xml:space="preserve"> </w:t>
      </w:r>
      <w:r w:rsidR="00FB5EB5">
        <w:fldChar w:fldCharType="begin"/>
      </w:r>
      <w:r w:rsidR="0036165A">
        <w:instrText xml:space="preserve"> REF _Ref366068078 \n \h </w:instrText>
      </w:r>
      <w:r w:rsidR="00FB5EB5">
        <w:fldChar w:fldCharType="separate"/>
      </w:r>
      <w:r w:rsidR="001C00C2">
        <w:t>[4]</w:t>
      </w:r>
      <w:r w:rsidR="00FB5EB5">
        <w:fldChar w:fldCharType="end"/>
      </w:r>
    </w:p>
    <w:p w:rsidR="0036165A" w:rsidRDefault="0036165A" w:rsidP="0036165A">
      <w:pPr>
        <w:pStyle w:val="Paragraphedeliste"/>
        <w:numPr>
          <w:ilvl w:val="0"/>
          <w:numId w:val="26"/>
        </w:numPr>
      </w:pPr>
      <w:r>
        <w:t xml:space="preserve">UML metamodel – Eclipse UML2 </w:t>
      </w:r>
      <w:r w:rsidR="00FB5EB5">
        <w:fldChar w:fldCharType="begin"/>
      </w:r>
      <w:r>
        <w:instrText xml:space="preserve"> REF _Ref366068146 \n \h </w:instrText>
      </w:r>
      <w:r w:rsidR="00FB5EB5">
        <w:fldChar w:fldCharType="separate"/>
      </w:r>
      <w:r w:rsidR="001C00C2">
        <w:t>[6]</w:t>
      </w:r>
      <w:r w:rsidR="00FB5EB5">
        <w:fldChar w:fldCharType="end"/>
      </w:r>
    </w:p>
    <w:p w:rsidR="00E71015" w:rsidRDefault="0036165A" w:rsidP="0036165A">
      <w:pPr>
        <w:pStyle w:val="Paragraphedeliste"/>
        <w:numPr>
          <w:ilvl w:val="0"/>
          <w:numId w:val="26"/>
        </w:numPr>
      </w:pPr>
      <w:r>
        <w:t xml:space="preserve">(Java-to-UML) model transformation – Eclipse ATL </w:t>
      </w:r>
      <w:r w:rsidR="00FB5EB5">
        <w:fldChar w:fldCharType="begin"/>
      </w:r>
      <w:r>
        <w:instrText xml:space="preserve"> REF _Ref366068083 \n \h </w:instrText>
      </w:r>
      <w:r w:rsidR="00FB5EB5">
        <w:fldChar w:fldCharType="separate"/>
      </w:r>
      <w:r w:rsidR="001C00C2">
        <w:t>[1]</w:t>
      </w:r>
      <w:r w:rsidR="00FB5EB5">
        <w:fldChar w:fldCharType="end"/>
      </w:r>
    </w:p>
    <w:p w:rsidR="00520D7D" w:rsidRDefault="00520D7D" w:rsidP="00520D7D">
      <w:r>
        <w:t xml:space="preserve">General information: </w:t>
      </w:r>
    </w:p>
    <w:p w:rsidR="00520D7D" w:rsidRDefault="00520D7D" w:rsidP="00520D7D">
      <w:pPr>
        <w:pStyle w:val="Paragraphedeliste"/>
        <w:numPr>
          <w:ilvl w:val="0"/>
          <w:numId w:val="26"/>
        </w:numPr>
      </w:pPr>
      <w:r>
        <w:t>Status: Alpha</w:t>
      </w:r>
    </w:p>
    <w:p w:rsidR="00520D7D" w:rsidRPr="0036165A" w:rsidRDefault="00520D7D" w:rsidP="00520D7D">
      <w:pPr>
        <w:pStyle w:val="Paragraphedeliste"/>
        <w:numPr>
          <w:ilvl w:val="0"/>
          <w:numId w:val="26"/>
        </w:numPr>
      </w:pPr>
      <w:r>
        <w:t>Release: 0.1</w:t>
      </w:r>
    </w:p>
    <w:p w:rsidR="00E71015" w:rsidRPr="002F0BFA" w:rsidRDefault="00E71015" w:rsidP="00BC1EC2">
      <w:pPr>
        <w:pStyle w:val="Titre4"/>
      </w:pPr>
      <w:bookmarkStart w:id="57" w:name="_Toc397350243"/>
      <w:r w:rsidRPr="002F0BFA">
        <w:t>Download and installation instructions</w:t>
      </w:r>
      <w:bookmarkEnd w:id="57"/>
    </w:p>
    <w:p w:rsidR="00803CB0" w:rsidRPr="002F0BFA" w:rsidRDefault="00A75FDC" w:rsidP="00803CB0">
      <w:r>
        <w:t>Thus, t</w:t>
      </w:r>
      <w:r w:rsidR="00803CB0" w:rsidRPr="002F0BFA">
        <w:t>h</w:t>
      </w:r>
      <w:r w:rsidR="00803CB0">
        <w:t>is</w:t>
      </w:r>
      <w:r w:rsidR="00803CB0" w:rsidRPr="002F0BFA">
        <w:t xml:space="preserve"> component requires the following software </w:t>
      </w:r>
      <w:r w:rsidR="00803CB0">
        <w:t>to be installed</w:t>
      </w:r>
      <w:r w:rsidR="00803CB0" w:rsidRPr="002F0BFA">
        <w:t>:</w:t>
      </w:r>
    </w:p>
    <w:p w:rsidR="00803CB0" w:rsidRPr="002F0BFA" w:rsidRDefault="00803CB0" w:rsidP="00803CB0">
      <w:pPr>
        <w:pStyle w:val="Paragraphedeliste"/>
        <w:numPr>
          <w:ilvl w:val="0"/>
          <w:numId w:val="19"/>
        </w:numPr>
      </w:pPr>
      <w:r w:rsidRPr="002F0BFA">
        <w:t xml:space="preserve">Eclipse </w:t>
      </w:r>
      <w:r w:rsidR="00810F55">
        <w:t xml:space="preserve">Platform (get the latest </w:t>
      </w:r>
      <w:r w:rsidRPr="002F0BFA">
        <w:t xml:space="preserve">Eclipse </w:t>
      </w:r>
      <w:proofErr w:type="spellStart"/>
      <w:r w:rsidRPr="002F0BFA">
        <w:t>Modeling</w:t>
      </w:r>
      <w:proofErr w:type="spellEnd"/>
      <w:r w:rsidRPr="002F0BFA">
        <w:t xml:space="preserve"> </w:t>
      </w:r>
      <w:r w:rsidR="00810F55">
        <w:t>bundle</w:t>
      </w:r>
      <w:r w:rsidRPr="002F0BFA">
        <w:t>)</w:t>
      </w:r>
    </w:p>
    <w:p w:rsidR="00803CB0" w:rsidRPr="002F0BFA" w:rsidRDefault="00810F55" w:rsidP="00803CB0">
      <w:pPr>
        <w:pStyle w:val="Paragraphedeliste"/>
        <w:numPr>
          <w:ilvl w:val="0"/>
          <w:numId w:val="19"/>
        </w:numPr>
      </w:pPr>
      <w:r>
        <w:t xml:space="preserve">Eclipse </w:t>
      </w:r>
      <w:proofErr w:type="spellStart"/>
      <w:r>
        <w:t>MoDisco</w:t>
      </w:r>
      <w:proofErr w:type="spellEnd"/>
      <w:r>
        <w:t xml:space="preserve"> SDK</w:t>
      </w:r>
    </w:p>
    <w:p w:rsidR="00803CB0" w:rsidRPr="002F0BFA" w:rsidRDefault="00810F55" w:rsidP="00803CB0">
      <w:pPr>
        <w:pStyle w:val="Paragraphedeliste"/>
        <w:numPr>
          <w:ilvl w:val="0"/>
          <w:numId w:val="19"/>
        </w:numPr>
      </w:pPr>
      <w:r>
        <w:t xml:space="preserve">Eclipse </w:t>
      </w:r>
      <w:r w:rsidR="00803CB0" w:rsidRPr="002F0BFA">
        <w:t>ATL SDK</w:t>
      </w:r>
    </w:p>
    <w:p w:rsidR="00803CB0" w:rsidRPr="002F0BFA" w:rsidRDefault="00810F55" w:rsidP="00810F55">
      <w:pPr>
        <w:pStyle w:val="Paragraphedeliste"/>
        <w:numPr>
          <w:ilvl w:val="0"/>
          <w:numId w:val="19"/>
        </w:numPr>
      </w:pPr>
      <w:r>
        <w:t xml:space="preserve">Eclipse </w:t>
      </w:r>
      <w:r w:rsidR="00803CB0" w:rsidRPr="002F0BFA">
        <w:t>UML2</w:t>
      </w:r>
    </w:p>
    <w:p w:rsidR="00DA00FD" w:rsidRPr="002F0BFA" w:rsidRDefault="00803CB0" w:rsidP="00DA00FD">
      <w:pPr>
        <w:rPr>
          <w:i/>
          <w:sz w:val="20"/>
          <w:szCs w:val="20"/>
        </w:rPr>
      </w:pPr>
      <w:r>
        <w:t xml:space="preserve">As for </w:t>
      </w:r>
      <w:r w:rsidR="009E38BE">
        <w:t xml:space="preserve">the other newly developed </w:t>
      </w:r>
      <w:r>
        <w:t>components, t</w:t>
      </w:r>
      <w:r w:rsidRPr="002F0BFA">
        <w:t xml:space="preserve">he </w:t>
      </w:r>
      <w:r>
        <w:t xml:space="preserve">sources </w:t>
      </w:r>
      <w:r w:rsidRPr="002F0BFA">
        <w:t>can be downloaded from the public repository</w:t>
      </w:r>
      <w:r>
        <w:t xml:space="preserve"> (cf. section</w:t>
      </w:r>
      <w:r w:rsidR="00DE0549">
        <w:t xml:space="preserve"> </w:t>
      </w:r>
      <w:r w:rsidR="00FB5EB5">
        <w:fldChar w:fldCharType="begin"/>
      </w:r>
      <w:r w:rsidR="00DE0549">
        <w:instrText xml:space="preserve"> REF _Ref367692997 \n \h </w:instrText>
      </w:r>
      <w:r w:rsidR="00FB5EB5">
        <w:fldChar w:fldCharType="separate"/>
      </w:r>
      <w:r w:rsidR="001C00C2">
        <w:t>2.5</w:t>
      </w:r>
      <w:r w:rsidR="00FB5EB5">
        <w:fldChar w:fldCharType="end"/>
      </w:r>
      <w:r>
        <w:t>).</w:t>
      </w:r>
    </w:p>
    <w:p w:rsidR="00E71015" w:rsidRPr="002F0BFA" w:rsidRDefault="00E71015" w:rsidP="00BC1EC2">
      <w:pPr>
        <w:pStyle w:val="Titre4"/>
      </w:pPr>
      <w:bookmarkStart w:id="58" w:name="_Ref366162247"/>
      <w:bookmarkStart w:id="59" w:name="_Toc397350244"/>
      <w:r w:rsidRPr="002F0BFA">
        <w:t>User manual</w:t>
      </w:r>
      <w:bookmarkEnd w:id="58"/>
      <w:bookmarkEnd w:id="59"/>
    </w:p>
    <w:p w:rsidR="009825F5" w:rsidRDefault="009825F5" w:rsidP="00E71015">
      <w:r>
        <w:t>To use the component, you can start from a Java code model</w:t>
      </w:r>
      <w:r w:rsidR="003A4E11">
        <w:t>,</w:t>
      </w:r>
      <w:r>
        <w:t xml:space="preserve"> as previously obtained from the Java Code Model Discoverer for instance (cf. section </w:t>
      </w:r>
      <w:r w:rsidR="00FB5EB5">
        <w:fldChar w:fldCharType="begin"/>
      </w:r>
      <w:r>
        <w:instrText xml:space="preserve"> REF _Ref366662223 \n \h </w:instrText>
      </w:r>
      <w:r w:rsidR="00FB5EB5">
        <w:fldChar w:fldCharType="separate"/>
      </w:r>
      <w:r w:rsidR="001C00C2">
        <w:t>3.1.1</w:t>
      </w:r>
      <w:r w:rsidR="00FB5EB5">
        <w:fldChar w:fldCharType="end"/>
      </w:r>
      <w:r>
        <w:t>)</w:t>
      </w:r>
      <w:r w:rsidR="003A4E11">
        <w:t>,</w:t>
      </w:r>
      <w:r>
        <w:t xml:space="preserve"> and then:</w:t>
      </w:r>
    </w:p>
    <w:p w:rsidR="009825F5" w:rsidRDefault="00E71015" w:rsidP="009825F5">
      <w:pPr>
        <w:pStyle w:val="Paragraphedeliste"/>
        <w:numPr>
          <w:ilvl w:val="0"/>
          <w:numId w:val="29"/>
        </w:numPr>
      </w:pPr>
      <w:r w:rsidRPr="002F0BFA">
        <w:t xml:space="preserve">Right-click on the Java </w:t>
      </w:r>
      <w:r w:rsidR="003A4E11">
        <w:t>code</w:t>
      </w:r>
      <w:r w:rsidRPr="002F0BFA">
        <w:t xml:space="preserve"> model.</w:t>
      </w:r>
    </w:p>
    <w:p w:rsidR="009825F5" w:rsidRPr="009825F5" w:rsidRDefault="00E71015" w:rsidP="009825F5">
      <w:pPr>
        <w:pStyle w:val="Paragraphedeliste"/>
        <w:numPr>
          <w:ilvl w:val="0"/>
          <w:numId w:val="29"/>
        </w:numPr>
      </w:pPr>
      <w:r w:rsidRPr="002F0BFA">
        <w:t xml:space="preserve">Select the following menus </w:t>
      </w:r>
      <w:r w:rsidRPr="009825F5">
        <w:rPr>
          <w:i/>
        </w:rPr>
        <w:t xml:space="preserve">“Discovery / </w:t>
      </w:r>
      <w:r w:rsidR="003A4E11">
        <w:rPr>
          <w:i/>
        </w:rPr>
        <w:t>D</w:t>
      </w:r>
      <w:r w:rsidRPr="009825F5">
        <w:rPr>
          <w:i/>
        </w:rPr>
        <w:t>iscoverers / Java2UMLDiscoverer – Class Diagram”.</w:t>
      </w:r>
    </w:p>
    <w:p w:rsidR="009825F5" w:rsidRDefault="003A4E11" w:rsidP="009825F5">
      <w:pPr>
        <w:pStyle w:val="Paragraphedeliste"/>
        <w:numPr>
          <w:ilvl w:val="0"/>
          <w:numId w:val="29"/>
        </w:numPr>
      </w:pPr>
      <w:r>
        <w:t>Enter, as shown on</w:t>
      </w:r>
      <w:r w:rsidR="00A4221E">
        <w:t xml:space="preserve"> </w:t>
      </w:r>
      <w:r w:rsidR="00FB5EB5">
        <w:fldChar w:fldCharType="begin"/>
      </w:r>
      <w:r w:rsidR="00A4221E">
        <w:instrText xml:space="preserve"> REF _Ref366159772 \h </w:instrText>
      </w:r>
      <w:r w:rsidR="00FB5EB5">
        <w:fldChar w:fldCharType="separate"/>
      </w:r>
      <w:r w:rsidR="001C00C2" w:rsidRPr="00FA1FE3">
        <w:rPr>
          <w:color w:val="943634" w:themeColor="accent2" w:themeShade="BF"/>
        </w:rPr>
        <w:t xml:space="preserve">Figure </w:t>
      </w:r>
      <w:r w:rsidR="001C00C2">
        <w:rPr>
          <w:noProof/>
          <w:color w:val="943634" w:themeColor="accent2" w:themeShade="BF"/>
        </w:rPr>
        <w:t>6</w:t>
      </w:r>
      <w:r w:rsidR="00FB5EB5">
        <w:fldChar w:fldCharType="end"/>
      </w:r>
      <w:r>
        <w:t>,</w:t>
      </w:r>
      <w:r w:rsidR="00E71015" w:rsidRPr="002F0BFA">
        <w:t xml:space="preserve"> </w:t>
      </w:r>
      <w:r>
        <w:t>whether</w:t>
      </w:r>
      <w:r w:rsidR="00E71015" w:rsidRPr="002F0BFA">
        <w:t xml:space="preserve"> you want to </w:t>
      </w:r>
      <w:r>
        <w:t xml:space="preserve">serialize </w:t>
      </w:r>
      <w:r w:rsidRPr="002F0BFA">
        <w:t>the output UML model</w:t>
      </w:r>
      <w:r>
        <w:t xml:space="preserve"> and manually set its location</w:t>
      </w:r>
      <w:r w:rsidR="00E71015" w:rsidRPr="002F0BFA">
        <w:t>.</w:t>
      </w:r>
    </w:p>
    <w:p w:rsidR="00E71015" w:rsidRPr="009825F5" w:rsidRDefault="00E71015" w:rsidP="009825F5">
      <w:pPr>
        <w:pStyle w:val="Paragraphedeliste"/>
        <w:numPr>
          <w:ilvl w:val="0"/>
          <w:numId w:val="29"/>
        </w:numPr>
      </w:pPr>
      <w:r w:rsidRPr="002F0BFA">
        <w:t>Valid</w:t>
      </w:r>
      <w:r w:rsidR="00E24D16">
        <w:t>ate</w:t>
      </w:r>
      <w:r w:rsidRPr="002F0BFA">
        <w:t xml:space="preserve"> y</w:t>
      </w:r>
      <w:r w:rsidR="00E24D16">
        <w:t xml:space="preserve">our choices in the window, </w:t>
      </w:r>
      <w:r w:rsidR="004441EA">
        <w:t xml:space="preserve">and run the </w:t>
      </w:r>
      <w:r w:rsidR="00E24D16">
        <w:t>discovery process</w:t>
      </w:r>
      <w:r w:rsidRPr="002F0BFA">
        <w:t xml:space="preserve">. </w:t>
      </w:r>
      <w:r w:rsidR="008B0579">
        <w:t>The resulting UML model will by default (</w:t>
      </w:r>
      <w:r w:rsidR="004441EA">
        <w:t>i.e., if not specified differently) be</w:t>
      </w:r>
      <w:r w:rsidR="008B0579">
        <w:t xml:space="preserve"> saved</w:t>
      </w:r>
      <w:r w:rsidRPr="002F0BFA">
        <w:t xml:space="preserve"> </w:t>
      </w:r>
      <w:r w:rsidR="004441EA">
        <w:t xml:space="preserve">at </w:t>
      </w:r>
      <w:r w:rsidRPr="002F0BFA">
        <w:t xml:space="preserve">the same level </w:t>
      </w:r>
      <w:r w:rsidR="004441EA">
        <w:t>than</w:t>
      </w:r>
      <w:r w:rsidRPr="002F0BFA">
        <w:t xml:space="preserve"> the Java </w:t>
      </w:r>
      <w:r w:rsidR="004441EA">
        <w:t>code</w:t>
      </w:r>
      <w:r w:rsidRPr="002F0BFA">
        <w:t xml:space="preserve"> model.</w:t>
      </w:r>
    </w:p>
    <w:p w:rsidR="00E71015" w:rsidRPr="002F0BFA" w:rsidRDefault="00E71015" w:rsidP="00E71015">
      <w:pPr>
        <w:keepNext/>
        <w:ind w:left="720"/>
        <w:jc w:val="center"/>
      </w:pPr>
      <w:r w:rsidRPr="002F0BFA">
        <w:rPr>
          <w:b/>
          <w:noProof/>
          <w:color w:val="FF0000"/>
          <w:sz w:val="24"/>
          <w:szCs w:val="24"/>
          <w:lang w:val="fr-FR" w:eastAsia="fr-FR"/>
        </w:rPr>
        <w:lastRenderedPageBreak/>
        <w:drawing>
          <wp:inline distT="0" distB="0" distL="0" distR="0" wp14:anchorId="7AC4EB60" wp14:editId="6F86C3A6">
            <wp:extent cx="4486276" cy="2068572"/>
            <wp:effectExtent l="95250" t="57150" r="123824" b="65028"/>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UMLClas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4794" cy="2067888"/>
                    </a:xfrm>
                    <a:prstGeom prst="rect">
                      <a:avLst/>
                    </a:prstGeom>
                    <a:effectLst>
                      <a:outerShdw blurRad="63500" sx="102000" sy="102000" algn="ctr" rotWithShape="0">
                        <a:prstClr val="black">
                          <a:alpha val="40000"/>
                        </a:prstClr>
                      </a:outerShdw>
                    </a:effectLst>
                  </pic:spPr>
                </pic:pic>
              </a:graphicData>
            </a:graphic>
          </wp:inline>
        </w:drawing>
      </w:r>
    </w:p>
    <w:p w:rsidR="00E71015" w:rsidRPr="00692BA4" w:rsidRDefault="00FA1FE3" w:rsidP="00E71015">
      <w:pPr>
        <w:pStyle w:val="Lgende"/>
        <w:jc w:val="center"/>
        <w:rPr>
          <w:b w:val="0"/>
          <w:color w:val="943634" w:themeColor="accent2" w:themeShade="BF"/>
          <w:sz w:val="24"/>
          <w:szCs w:val="24"/>
        </w:rPr>
      </w:pPr>
      <w:bookmarkStart w:id="60" w:name="_Ref366159772"/>
      <w:bookmarkStart w:id="61" w:name="_Toc397350327"/>
      <w:r w:rsidRPr="00FA1FE3">
        <w:rPr>
          <w:color w:val="943634" w:themeColor="accent2" w:themeShade="BF"/>
        </w:rPr>
        <w:t xml:space="preserve">Figure </w:t>
      </w:r>
      <w:r w:rsidR="00FB5EB5" w:rsidRPr="00FA1FE3">
        <w:rPr>
          <w:color w:val="943634" w:themeColor="accent2" w:themeShade="BF"/>
        </w:rPr>
        <w:fldChar w:fldCharType="begin"/>
      </w:r>
      <w:r w:rsidRPr="00FA1FE3">
        <w:rPr>
          <w:color w:val="943634" w:themeColor="accent2" w:themeShade="BF"/>
        </w:rPr>
        <w:instrText xml:space="preserve"> SEQ Figure \* ARABIC </w:instrText>
      </w:r>
      <w:r w:rsidR="00FB5EB5" w:rsidRPr="00FA1FE3">
        <w:rPr>
          <w:color w:val="943634" w:themeColor="accent2" w:themeShade="BF"/>
        </w:rPr>
        <w:fldChar w:fldCharType="separate"/>
      </w:r>
      <w:r w:rsidR="001C00C2">
        <w:rPr>
          <w:noProof/>
          <w:color w:val="943634" w:themeColor="accent2" w:themeShade="BF"/>
        </w:rPr>
        <w:t>6</w:t>
      </w:r>
      <w:r w:rsidR="00FB5EB5" w:rsidRPr="00FA1FE3">
        <w:rPr>
          <w:noProof/>
          <w:color w:val="943634" w:themeColor="accent2" w:themeShade="BF"/>
        </w:rPr>
        <w:fldChar w:fldCharType="end"/>
      </w:r>
      <w:bookmarkEnd w:id="60"/>
      <w:r w:rsidRPr="00FA1FE3">
        <w:rPr>
          <w:color w:val="943634" w:themeColor="accent2" w:themeShade="BF"/>
        </w:rPr>
        <w:t xml:space="preserve"> Parameter selection for the UML Class Diagram Model Discoverer</w:t>
      </w:r>
      <w:bookmarkEnd w:id="61"/>
    </w:p>
    <w:p w:rsidR="00E71015" w:rsidRPr="009825F5" w:rsidRDefault="009825F5" w:rsidP="009825F5">
      <w:r w:rsidRPr="009825F5">
        <w:t xml:space="preserve">The obtained </w:t>
      </w:r>
      <w:r>
        <w:t xml:space="preserve">UML </w:t>
      </w:r>
      <w:r w:rsidRPr="009825F5">
        <w:t xml:space="preserve">model can </w:t>
      </w:r>
      <w:r>
        <w:t xml:space="preserve">finally </w:t>
      </w:r>
      <w:r w:rsidRPr="009825F5">
        <w:t xml:space="preserve">be navigated using the </w:t>
      </w:r>
      <w:proofErr w:type="spellStart"/>
      <w:r>
        <w:t>MoDisco</w:t>
      </w:r>
      <w:proofErr w:type="spellEnd"/>
      <w:r>
        <w:t xml:space="preserve"> Model Browser for instance.</w:t>
      </w:r>
    </w:p>
    <w:p w:rsidR="00E71015" w:rsidRPr="002F0BFA" w:rsidRDefault="00E71015" w:rsidP="00BC1EC2">
      <w:pPr>
        <w:pStyle w:val="Titre4"/>
      </w:pPr>
      <w:bookmarkStart w:id="62" w:name="_Toc397350245"/>
      <w:bookmarkEnd w:id="49"/>
      <w:r w:rsidRPr="002F0BFA">
        <w:t>Licensing information</w:t>
      </w:r>
      <w:bookmarkEnd w:id="62"/>
    </w:p>
    <w:p w:rsidR="00E71015" w:rsidRPr="002F0BFA" w:rsidRDefault="00E71015" w:rsidP="00E71015">
      <w:r w:rsidRPr="002F0BFA">
        <w:t>This component is provid</w:t>
      </w:r>
      <w:r w:rsidR="0067623C">
        <w:t>ed as open source</w:t>
      </w:r>
      <w:r w:rsidRPr="002F0BFA">
        <w:t xml:space="preserve"> under the Eclipse </w:t>
      </w:r>
      <w:r w:rsidR="0067623C">
        <w:t>Public L</w:t>
      </w:r>
      <w:r w:rsidRPr="002F0BFA">
        <w:t>icense</w:t>
      </w:r>
      <w:r w:rsidR="0067623C">
        <w:t xml:space="preserve"> </w:t>
      </w:r>
      <w:r w:rsidR="00FB5EB5">
        <w:fldChar w:fldCharType="begin"/>
      </w:r>
      <w:r w:rsidR="0067623C">
        <w:instrText xml:space="preserve"> REF _Ref366228617 \n \h </w:instrText>
      </w:r>
      <w:r w:rsidR="00FB5EB5">
        <w:fldChar w:fldCharType="separate"/>
      </w:r>
      <w:r w:rsidR="001C00C2">
        <w:t>[5]</w:t>
      </w:r>
      <w:r w:rsidR="00FB5EB5">
        <w:fldChar w:fldCharType="end"/>
      </w:r>
      <w:r w:rsidR="0067623C">
        <w:t>.</w:t>
      </w:r>
    </w:p>
    <w:p w:rsidR="00E71015" w:rsidRPr="002F0BFA" w:rsidRDefault="00E71015" w:rsidP="00E71015"/>
    <w:p w:rsidR="00E71015" w:rsidRPr="002F0BFA" w:rsidRDefault="00E71015" w:rsidP="00BC1EC2">
      <w:pPr>
        <w:pStyle w:val="Titre3"/>
        <w:rPr>
          <w:lang w:val="en-GB"/>
        </w:rPr>
      </w:pPr>
      <w:bookmarkStart w:id="63" w:name="_Ref366766162"/>
      <w:bookmarkStart w:id="64" w:name="_Toc397350246"/>
      <w:r w:rsidRPr="002F0BFA">
        <w:rPr>
          <w:lang w:val="en-GB"/>
        </w:rPr>
        <w:t xml:space="preserve">Component </w:t>
      </w:r>
      <w:r w:rsidR="004518DC" w:rsidRPr="002F0BFA">
        <w:rPr>
          <w:lang w:val="en-GB"/>
        </w:rPr>
        <w:t>“Generic UML Activity Diagram Discoverer (behavioural part of the code) from Java</w:t>
      </w:r>
      <w:r w:rsidR="00BB739F" w:rsidRPr="002F0BFA">
        <w:rPr>
          <w:lang w:val="en-GB"/>
        </w:rPr>
        <w:t xml:space="preserve"> source code</w:t>
      </w:r>
      <w:r w:rsidR="004518DC" w:rsidRPr="002F0BFA">
        <w:rPr>
          <w:lang w:val="en-GB"/>
        </w:rPr>
        <w:t xml:space="preserve"> – direct”</w:t>
      </w:r>
      <w:bookmarkEnd w:id="63"/>
      <w:bookmarkEnd w:id="64"/>
    </w:p>
    <w:p w:rsidR="00E71015" w:rsidRPr="002F0BFA" w:rsidRDefault="00E71015" w:rsidP="00BC1EC2">
      <w:pPr>
        <w:pStyle w:val="Titre4"/>
      </w:pPr>
      <w:bookmarkStart w:id="65" w:name="_Toc397350247"/>
      <w:r w:rsidRPr="002F0BFA">
        <w:t>Overview</w:t>
      </w:r>
      <w:bookmarkEnd w:id="65"/>
    </w:p>
    <w:p w:rsidR="00E71015" w:rsidRPr="002F0BFA" w:rsidRDefault="009D0B24" w:rsidP="00E71015">
      <w:r>
        <w:t xml:space="preserve">This new component, packaged as a </w:t>
      </w:r>
      <w:proofErr w:type="spellStart"/>
      <w:r>
        <w:t>MoDisco</w:t>
      </w:r>
      <w:proofErr w:type="spellEnd"/>
      <w:r>
        <w:t xml:space="preserve"> discoverer, is based on the chaining of the Java Code Model Discoverer with a </w:t>
      </w:r>
      <w:r w:rsidR="002342BF">
        <w:t xml:space="preserve">newly developed </w:t>
      </w:r>
      <w:r>
        <w:t xml:space="preserve">Java-to-UML </w:t>
      </w:r>
      <w:r w:rsidR="00C07F46">
        <w:t xml:space="preserve">(Activity Diagram) </w:t>
      </w:r>
      <w:r>
        <w:t>model transformation</w:t>
      </w:r>
      <w:r w:rsidR="00C07F46">
        <w:t xml:space="preserve"> </w:t>
      </w:r>
      <w:r>
        <w:t xml:space="preserve">implemented in ATL </w:t>
      </w:r>
      <w:r w:rsidR="00FB5EB5">
        <w:fldChar w:fldCharType="begin"/>
      </w:r>
      <w:r>
        <w:instrText xml:space="preserve"> REF _Ref366068083 \n \h </w:instrText>
      </w:r>
      <w:r w:rsidR="00FB5EB5">
        <w:fldChar w:fldCharType="separate"/>
      </w:r>
      <w:r w:rsidR="001C00C2">
        <w:t>[1]</w:t>
      </w:r>
      <w:r w:rsidR="00FB5EB5">
        <w:fldChar w:fldCharType="end"/>
      </w:r>
      <w:r>
        <w:t xml:space="preserve">. It also relies on an </w:t>
      </w:r>
      <w:proofErr w:type="spellStart"/>
      <w:r>
        <w:t>Ecore</w:t>
      </w:r>
      <w:proofErr w:type="spellEnd"/>
      <w:r>
        <w:t xml:space="preserve"> implementation of the OMG UML metamodel </w:t>
      </w:r>
      <w:r w:rsidR="00FB5EB5">
        <w:fldChar w:fldCharType="begin"/>
      </w:r>
      <w:r>
        <w:instrText xml:space="preserve"> REF _Ref366068102 \n \h </w:instrText>
      </w:r>
      <w:r w:rsidR="00FB5EB5">
        <w:fldChar w:fldCharType="separate"/>
      </w:r>
      <w:r w:rsidR="001C00C2">
        <w:t>[11]</w:t>
      </w:r>
      <w:r w:rsidR="00FB5EB5">
        <w:fldChar w:fldCharType="end"/>
      </w:r>
      <w:r>
        <w:t xml:space="preserve">. It allows producing an UML Activity Diagram model from initial Java source code (only passing by an intermediate Java source code model). </w:t>
      </w:r>
      <w:r w:rsidR="0031347E">
        <w:t>Complementary to UML Class Diagram models produced by other components, t</w:t>
      </w:r>
      <w:r>
        <w:t xml:space="preserve">he obtained UML </w:t>
      </w:r>
      <w:r w:rsidR="00CC6F07">
        <w:t>Activity</w:t>
      </w:r>
      <w:r>
        <w:t xml:space="preserve"> Diagram model </w:t>
      </w:r>
      <w:r w:rsidR="0031347E">
        <w:t>covers</w:t>
      </w:r>
      <w:r>
        <w:t xml:space="preserve"> the </w:t>
      </w:r>
      <w:r w:rsidR="0031347E">
        <w:t xml:space="preserve">behavioural aspects of the initial Java code by </w:t>
      </w:r>
      <w:r>
        <w:t>detail</w:t>
      </w:r>
      <w:r w:rsidR="0031347E">
        <w:t>ing</w:t>
      </w:r>
      <w:r>
        <w:t xml:space="preserve"> the expressions and statements (</w:t>
      </w:r>
      <w:r w:rsidR="0031347E">
        <w:t xml:space="preserve">as expressed inside </w:t>
      </w:r>
      <w:r>
        <w:t>method bodies)</w:t>
      </w:r>
      <w:r w:rsidR="0031347E">
        <w:t>.</w:t>
      </w:r>
    </w:p>
    <w:p w:rsidR="00E71015" w:rsidRPr="002F0BFA" w:rsidRDefault="00E71015" w:rsidP="00BC1EC2">
      <w:pPr>
        <w:pStyle w:val="Titre4"/>
      </w:pPr>
      <w:bookmarkStart w:id="66" w:name="_Toc397350248"/>
      <w:r w:rsidRPr="002F0BFA">
        <w:t>Functional description</w:t>
      </w:r>
      <w:bookmarkEnd w:id="66"/>
    </w:p>
    <w:p w:rsidR="00DD6383" w:rsidRPr="002F0BFA" w:rsidRDefault="00DD6383" w:rsidP="00DD6383">
      <w:r>
        <w:t>This component currently considers</w:t>
      </w:r>
      <w:r w:rsidRPr="002F0BFA">
        <w:t>:</w:t>
      </w:r>
    </w:p>
    <w:p w:rsidR="00DD6383" w:rsidRDefault="00DD6383" w:rsidP="00DD6383">
      <w:pPr>
        <w:numPr>
          <w:ilvl w:val="0"/>
          <w:numId w:val="28"/>
        </w:numPr>
        <w:rPr>
          <w:i/>
        </w:rPr>
      </w:pPr>
      <w:r>
        <w:t>As i</w:t>
      </w:r>
      <w:r w:rsidRPr="002F0BFA">
        <w:t xml:space="preserve">nput: </w:t>
      </w:r>
      <w:r>
        <w:t>Java source code, or eventually the</w:t>
      </w:r>
      <w:r w:rsidRPr="002F0BFA">
        <w:t xml:space="preserve"> Java model representing </w:t>
      </w:r>
      <w:r>
        <w:t>the</w:t>
      </w:r>
      <w:r w:rsidRPr="002F0BFA">
        <w:t xml:space="preserve"> Java </w:t>
      </w:r>
      <w:r>
        <w:t>source code (if the Java Code Model Discoverer has already been applied separately before)</w:t>
      </w:r>
      <w:r>
        <w:rPr>
          <w:i/>
        </w:rPr>
        <w:t>.</w:t>
      </w:r>
    </w:p>
    <w:p w:rsidR="00DD6383" w:rsidRPr="00DD6383" w:rsidRDefault="00DD6383" w:rsidP="00DD6383">
      <w:pPr>
        <w:numPr>
          <w:ilvl w:val="0"/>
          <w:numId w:val="28"/>
        </w:numPr>
        <w:rPr>
          <w:i/>
        </w:rPr>
      </w:pPr>
      <w:r>
        <w:t>As o</w:t>
      </w:r>
      <w:r w:rsidRPr="002F0BFA">
        <w:t xml:space="preserve">utput: a UML model containing UML </w:t>
      </w:r>
      <w:r>
        <w:t>activity</w:t>
      </w:r>
      <w:r w:rsidRPr="002F0BFA">
        <w:t xml:space="preserve"> diagram</w:t>
      </w:r>
      <w:r>
        <w:t>s</w:t>
      </w:r>
      <w:r w:rsidRPr="002F0BFA">
        <w:t xml:space="preserve"> </w:t>
      </w:r>
      <w:r>
        <w:t xml:space="preserve">corresponding to each one of the methods represented in the Java </w:t>
      </w:r>
      <w:r w:rsidR="00134476">
        <w:t xml:space="preserve">code </w:t>
      </w:r>
      <w:r>
        <w:t>model</w:t>
      </w:r>
      <w:r w:rsidRPr="002F0BFA">
        <w:t>.</w:t>
      </w:r>
    </w:p>
    <w:p w:rsidR="00DD6383" w:rsidRDefault="00DD6383" w:rsidP="00DD6383">
      <w:r>
        <w:t xml:space="preserve">The intermediate Java code model being a direct representation of the content of the initial Java sources, the actual conceptual mapping between Java and UML </w:t>
      </w:r>
      <w:r w:rsidR="00B85DDC">
        <w:t xml:space="preserve">(Activity Diagram) </w:t>
      </w:r>
      <w:r>
        <w:t>is specified by the Java-to-UML model transformation as previously introduced.</w:t>
      </w:r>
    </w:p>
    <w:p w:rsidR="00E71015" w:rsidRPr="002F0BFA" w:rsidRDefault="00DD6383" w:rsidP="00147441">
      <w:r>
        <w:t>An</w:t>
      </w:r>
      <w:r w:rsidRPr="002F0BFA">
        <w:t xml:space="preserve"> </w:t>
      </w:r>
      <w:r>
        <w:t>overview (non-exhaustive) of this</w:t>
      </w:r>
      <w:r w:rsidRPr="002F0BFA">
        <w:t xml:space="preserve"> mapping </w:t>
      </w:r>
      <w:r>
        <w:t xml:space="preserve">between elements from these two </w:t>
      </w:r>
      <w:proofErr w:type="spellStart"/>
      <w:r>
        <w:t>metamodels</w:t>
      </w:r>
      <w:proofErr w:type="spellEnd"/>
      <w:r>
        <w:t xml:space="preserve"> </w:t>
      </w:r>
      <w:r w:rsidR="00B85DDC" w:rsidRPr="002F0BFA">
        <w:t>is presented in</w:t>
      </w:r>
      <w:r w:rsidR="00B85DDC">
        <w:t xml:space="preserve"> </w:t>
      </w:r>
      <w:r w:rsidR="00FB5EB5">
        <w:fldChar w:fldCharType="begin"/>
      </w:r>
      <w:r w:rsidR="00473410">
        <w:instrText xml:space="preserve"> REF _Ref366674680 \h </w:instrText>
      </w:r>
      <w:r w:rsidR="00FB5EB5">
        <w:fldChar w:fldCharType="separate"/>
      </w:r>
      <w:r w:rsidR="001C00C2" w:rsidRPr="00FA1FE3">
        <w:rPr>
          <w:color w:val="943634" w:themeColor="accent2" w:themeShade="BF"/>
        </w:rPr>
        <w:t xml:space="preserve">Table </w:t>
      </w:r>
      <w:r w:rsidR="001C00C2">
        <w:rPr>
          <w:noProof/>
          <w:color w:val="943634" w:themeColor="accent2" w:themeShade="BF"/>
        </w:rPr>
        <w:t>2</w:t>
      </w:r>
      <w:r w:rsidR="00FB5EB5">
        <w:fldChar w:fldCharType="end"/>
      </w:r>
      <w:r w:rsidR="00B85D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4"/>
        <w:gridCol w:w="5196"/>
      </w:tblGrid>
      <w:tr w:rsidR="00E71015" w:rsidRPr="002F0BFA" w:rsidTr="00B85DDC">
        <w:tc>
          <w:tcPr>
            <w:tcW w:w="3524"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
                <w:bCs/>
                <w:lang w:eastAsia="en-US"/>
              </w:rPr>
            </w:pPr>
            <w:r w:rsidRPr="002F0BFA">
              <w:rPr>
                <w:rFonts w:cs="LMRoman10-Bold"/>
                <w:b/>
                <w:bCs/>
              </w:rPr>
              <w:lastRenderedPageBreak/>
              <w:t>JAVA metamodel</w:t>
            </w:r>
          </w:p>
        </w:tc>
        <w:tc>
          <w:tcPr>
            <w:tcW w:w="5196" w:type="dxa"/>
            <w:tcBorders>
              <w:top w:val="single" w:sz="4" w:space="0" w:color="auto"/>
              <w:left w:val="single" w:sz="4" w:space="0" w:color="auto"/>
              <w:bottom w:val="single" w:sz="4" w:space="0" w:color="auto"/>
              <w:right w:val="single" w:sz="4" w:space="0" w:color="auto"/>
            </w:tcBorders>
            <w:hideMark/>
          </w:tcPr>
          <w:p w:rsidR="00E71015" w:rsidRPr="002F0BFA" w:rsidRDefault="00E71015" w:rsidP="008B0579">
            <w:pPr>
              <w:autoSpaceDE w:val="0"/>
              <w:autoSpaceDN w:val="0"/>
              <w:adjustRightInd w:val="0"/>
              <w:spacing w:after="0"/>
              <w:jc w:val="center"/>
              <w:rPr>
                <w:rFonts w:cs="LMRoman10-Bold"/>
                <w:b/>
                <w:bCs/>
                <w:lang w:eastAsia="en-US"/>
              </w:rPr>
            </w:pPr>
            <w:r w:rsidRPr="002F0BFA">
              <w:rPr>
                <w:rFonts w:cs="LMRoman10-Bold"/>
                <w:b/>
                <w:bCs/>
              </w:rPr>
              <w:t>UML metamodel</w:t>
            </w:r>
            <w:r w:rsidR="00B85DDC">
              <w:rPr>
                <w:rFonts w:cs="LMRoman10-Bold"/>
                <w:b/>
                <w:bCs/>
              </w:rPr>
              <w:t xml:space="preserve"> (Activity Diagram)</w:t>
            </w:r>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Model</w:t>
            </w:r>
          </w:p>
        </w:tc>
        <w:tc>
          <w:tcPr>
            <w:tcW w:w="5196" w:type="dxa"/>
            <w:tcBorders>
              <w:top w:val="single" w:sz="4" w:space="0" w:color="auto"/>
              <w:left w:val="single" w:sz="4" w:space="0" w:color="auto"/>
              <w:bottom w:val="single" w:sz="4" w:space="0" w:color="auto"/>
              <w:right w:val="single" w:sz="4" w:space="0" w:color="auto"/>
            </w:tcBorders>
            <w:hideMark/>
          </w:tcPr>
          <w:p w:rsidR="000211E3" w:rsidRDefault="007B33EF" w:rsidP="000211E3">
            <w:pPr>
              <w:autoSpaceDE w:val="0"/>
              <w:autoSpaceDN w:val="0"/>
              <w:adjustRightInd w:val="0"/>
              <w:spacing w:after="0"/>
              <w:jc w:val="center"/>
              <w:rPr>
                <w:rFonts w:cs="LMRoman10-Bold"/>
                <w:bCs/>
              </w:rPr>
            </w:pPr>
            <w:r w:rsidRPr="007B33EF">
              <w:rPr>
                <w:rFonts w:ascii="Consolas" w:hAnsi="Consolas" w:cs="Consolas"/>
                <w:bCs/>
              </w:rPr>
              <w:t>Model</w:t>
            </w:r>
            <w:r w:rsidR="000211E3">
              <w:rPr>
                <w:rFonts w:cs="LMRoman10-Bold"/>
                <w:bCs/>
              </w:rPr>
              <w:t>, containing the activities</w:t>
            </w:r>
          </w:p>
          <w:p w:rsidR="00E71015" w:rsidRPr="002F0BFA" w:rsidRDefault="007B33EF" w:rsidP="000211E3">
            <w:pPr>
              <w:autoSpaceDE w:val="0"/>
              <w:autoSpaceDN w:val="0"/>
              <w:adjustRightInd w:val="0"/>
              <w:spacing w:after="0"/>
              <w:jc w:val="center"/>
              <w:rPr>
                <w:rFonts w:cs="LMRoman10-Bold"/>
                <w:bCs/>
                <w:lang w:eastAsia="en-US"/>
              </w:rPr>
            </w:pPr>
            <w:r w:rsidRPr="007B33EF">
              <w:rPr>
                <w:rFonts w:ascii="Consolas" w:hAnsi="Consolas" w:cs="Consolas"/>
                <w:bCs/>
              </w:rPr>
              <w:t>Package</w:t>
            </w:r>
            <w:r w:rsidR="000211E3">
              <w:rPr>
                <w:rFonts w:cs="LMRoman10-Bold"/>
                <w:bCs/>
              </w:rPr>
              <w:t>,</w:t>
            </w:r>
            <w:r w:rsidR="00E71015" w:rsidRPr="002F0BFA">
              <w:rPr>
                <w:rFonts w:cs="LMRoman10-Bold"/>
                <w:bCs/>
              </w:rPr>
              <w:t xml:space="preserve"> containing the classes needed to type the activities</w:t>
            </w:r>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Method</w:t>
            </w:r>
          </w:p>
        </w:tc>
        <w:tc>
          <w:tcPr>
            <w:tcW w:w="5196" w:type="dxa"/>
            <w:tcBorders>
              <w:top w:val="single" w:sz="4" w:space="0" w:color="auto"/>
              <w:left w:val="single" w:sz="4" w:space="0" w:color="auto"/>
              <w:bottom w:val="single" w:sz="4" w:space="0" w:color="auto"/>
              <w:right w:val="single" w:sz="4" w:space="0" w:color="auto"/>
            </w:tcBorders>
            <w:hideMark/>
          </w:tcPr>
          <w:p w:rsidR="00E71015" w:rsidRPr="002F0BFA" w:rsidRDefault="007B33EF" w:rsidP="008B0579">
            <w:pPr>
              <w:autoSpaceDE w:val="0"/>
              <w:autoSpaceDN w:val="0"/>
              <w:adjustRightInd w:val="0"/>
              <w:spacing w:after="0"/>
              <w:jc w:val="center"/>
              <w:rPr>
                <w:rFonts w:cs="LMRoman10-Bold"/>
                <w:bCs/>
                <w:lang w:eastAsia="en-US"/>
              </w:rPr>
            </w:pPr>
            <w:r w:rsidRPr="007B33EF">
              <w:rPr>
                <w:rFonts w:ascii="Consolas" w:hAnsi="Consolas" w:cs="Consolas"/>
                <w:bCs/>
              </w:rPr>
              <w:t>Activity</w:t>
            </w:r>
            <w:r w:rsidR="00377BC3">
              <w:rPr>
                <w:rFonts w:cs="LMRoman10-Bold"/>
                <w:bCs/>
              </w:rPr>
              <w:t xml:space="preserve">, containing the parameters, body, </w:t>
            </w:r>
            <w:r w:rsidR="00E71015" w:rsidRPr="002F0BFA">
              <w:rPr>
                <w:rFonts w:cs="LMRoman10-Bold"/>
                <w:bCs/>
              </w:rPr>
              <w:t>return expression and a result node</w:t>
            </w:r>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tcPr>
          <w:p w:rsidR="00E71015" w:rsidRPr="002F0BFA" w:rsidRDefault="007B33EF" w:rsidP="008B0579">
            <w:pPr>
              <w:autoSpaceDE w:val="0"/>
              <w:autoSpaceDN w:val="0"/>
              <w:adjustRightInd w:val="0"/>
              <w:spacing w:after="0"/>
              <w:jc w:val="center"/>
              <w:rPr>
                <w:rFonts w:cs="LMRoman10-Bold"/>
                <w:bCs/>
              </w:rPr>
            </w:pPr>
            <w:proofErr w:type="spellStart"/>
            <w:r w:rsidRPr="007B33EF">
              <w:rPr>
                <w:rFonts w:ascii="Consolas" w:hAnsi="Consolas" w:cs="Consolas"/>
                <w:bCs/>
              </w:rPr>
              <w:t>SingleVariableDeclaration</w:t>
            </w:r>
            <w:proofErr w:type="spellEnd"/>
            <w:r w:rsidR="00E71015" w:rsidRPr="002F0BFA">
              <w:rPr>
                <w:rFonts w:cs="LMRoman10-Bold"/>
                <w:bCs/>
              </w:rPr>
              <w:t xml:space="preserve"> </w:t>
            </w:r>
            <w:r w:rsidR="00E71015" w:rsidRPr="002F0BFA">
              <w:rPr>
                <w:rFonts w:cs="LMRoman10-Bold"/>
                <w:b/>
                <w:bCs/>
                <w:i/>
                <w:sz w:val="20"/>
              </w:rPr>
              <w:t>(1)</w:t>
            </w:r>
          </w:p>
        </w:tc>
        <w:tc>
          <w:tcPr>
            <w:tcW w:w="5196" w:type="dxa"/>
            <w:tcBorders>
              <w:top w:val="single" w:sz="4" w:space="0" w:color="auto"/>
              <w:left w:val="single" w:sz="4" w:space="0" w:color="auto"/>
              <w:bottom w:val="single" w:sz="4" w:space="0" w:color="auto"/>
              <w:right w:val="single" w:sz="4" w:space="0" w:color="auto"/>
            </w:tcBorders>
          </w:tcPr>
          <w:p w:rsidR="00E71015" w:rsidRPr="002F0BFA" w:rsidRDefault="007B33EF" w:rsidP="008B0579">
            <w:pPr>
              <w:autoSpaceDE w:val="0"/>
              <w:autoSpaceDN w:val="0"/>
              <w:adjustRightInd w:val="0"/>
              <w:spacing w:after="0"/>
              <w:jc w:val="center"/>
              <w:rPr>
                <w:rFonts w:cs="LMRoman10-Bold"/>
                <w:bCs/>
              </w:rPr>
            </w:pPr>
            <w:proofErr w:type="spellStart"/>
            <w:r w:rsidRPr="007B33EF">
              <w:rPr>
                <w:rFonts w:ascii="Consolas" w:hAnsi="Consolas" w:cs="Consolas"/>
                <w:bCs/>
              </w:rPr>
              <w:t>ActivityParameterNode</w:t>
            </w:r>
            <w:proofErr w:type="spellEnd"/>
            <w:r w:rsidR="000211E3">
              <w:rPr>
                <w:rFonts w:cs="LMRoman10-Bold"/>
                <w:bCs/>
              </w:rPr>
              <w:t>,</w:t>
            </w:r>
            <w:r w:rsidR="00E71015" w:rsidRPr="002F0BFA">
              <w:rPr>
                <w:rFonts w:cs="LMRoman10-Bold"/>
                <w:bCs/>
              </w:rPr>
              <w:t xml:space="preserve"> linked to a </w:t>
            </w:r>
            <w:proofErr w:type="spellStart"/>
            <w:r w:rsidRPr="007B33EF">
              <w:rPr>
                <w:rFonts w:ascii="Consolas" w:hAnsi="Consolas" w:cs="Consolas"/>
                <w:bCs/>
              </w:rPr>
              <w:t>ForkNode</w:t>
            </w:r>
            <w:proofErr w:type="spellEnd"/>
            <w:r w:rsidRPr="007B33EF">
              <w:rPr>
                <w:rFonts w:ascii="Consolas" w:hAnsi="Consolas" w:cs="Consolas"/>
                <w:bCs/>
              </w:rPr>
              <w:t xml:space="preserve"> </w:t>
            </w:r>
            <w:r w:rsidR="00E71015" w:rsidRPr="002F0BFA">
              <w:rPr>
                <w:rFonts w:cs="LMRoman10-Bold"/>
                <w:bCs/>
              </w:rPr>
              <w:t xml:space="preserve">by an </w:t>
            </w:r>
            <w:proofErr w:type="spellStart"/>
            <w:r w:rsidRPr="007B33EF">
              <w:rPr>
                <w:rFonts w:ascii="Consolas" w:hAnsi="Consolas" w:cs="Consolas"/>
                <w:bCs/>
              </w:rPr>
              <w:t>ObjectFlow</w:t>
            </w:r>
            <w:proofErr w:type="spellEnd"/>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tcPr>
          <w:p w:rsidR="00E71015" w:rsidRPr="00941DE1"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rPr>
              <w:t>Block</w:t>
            </w:r>
          </w:p>
        </w:tc>
        <w:tc>
          <w:tcPr>
            <w:tcW w:w="5196" w:type="dxa"/>
            <w:tcBorders>
              <w:top w:val="single" w:sz="4" w:space="0" w:color="auto"/>
              <w:left w:val="single" w:sz="4" w:space="0" w:color="auto"/>
              <w:bottom w:val="single" w:sz="4" w:space="0" w:color="auto"/>
              <w:right w:val="single" w:sz="4" w:space="0" w:color="auto"/>
            </w:tcBorders>
          </w:tcPr>
          <w:p w:rsidR="00E71015" w:rsidRPr="002F0BFA" w:rsidRDefault="007B33EF" w:rsidP="008B0579">
            <w:pPr>
              <w:autoSpaceDE w:val="0"/>
              <w:autoSpaceDN w:val="0"/>
              <w:adjustRightInd w:val="0"/>
              <w:spacing w:after="0"/>
              <w:jc w:val="center"/>
              <w:rPr>
                <w:rFonts w:cs="LMRoman10-Bold"/>
                <w:bCs/>
                <w:lang w:eastAsia="en-US"/>
              </w:rPr>
            </w:pPr>
            <w:proofErr w:type="spellStart"/>
            <w:r w:rsidRPr="007B33EF">
              <w:rPr>
                <w:rFonts w:ascii="Consolas" w:hAnsi="Consolas" w:cs="Consolas"/>
              </w:rPr>
              <w:t>SructuredActivityNode</w:t>
            </w:r>
            <w:proofErr w:type="spellEnd"/>
            <w:r w:rsidR="000211E3">
              <w:rPr>
                <w:rFonts w:cs="LMRoman10-Regular"/>
              </w:rPr>
              <w:t>,</w:t>
            </w:r>
            <w:r w:rsidR="00E71015" w:rsidRPr="002F0BFA">
              <w:rPr>
                <w:rFonts w:cs="LMRoman10-Regular"/>
              </w:rPr>
              <w:t xml:space="preserve"> containing an </w:t>
            </w:r>
            <w:r w:rsidRPr="007B33EF">
              <w:rPr>
                <w:rFonts w:ascii="Consolas" w:hAnsi="Consolas" w:cs="Consolas"/>
              </w:rPr>
              <w:t xml:space="preserve">Initial </w:t>
            </w:r>
            <w:r w:rsidR="00E71015" w:rsidRPr="002F0BFA">
              <w:rPr>
                <w:rFonts w:cs="LMRoman10-Regular"/>
              </w:rPr>
              <w:t xml:space="preserve">and </w:t>
            </w:r>
            <w:r w:rsidRPr="007B33EF">
              <w:rPr>
                <w:rFonts w:ascii="Consolas" w:hAnsi="Consolas" w:cs="Consolas"/>
              </w:rPr>
              <w:t>Final</w:t>
            </w:r>
            <w:r w:rsidR="00E71015" w:rsidRPr="002F0BFA">
              <w:rPr>
                <w:rFonts w:cs="LMRoman10-Regular"/>
              </w:rPr>
              <w:t xml:space="preserve"> </w:t>
            </w:r>
            <w:r w:rsidRPr="007B33EF">
              <w:rPr>
                <w:rFonts w:ascii="Consolas" w:hAnsi="Consolas" w:cs="Consolas"/>
              </w:rPr>
              <w:t xml:space="preserve">Nodes </w:t>
            </w:r>
            <w:r w:rsidR="00E71015" w:rsidRPr="002F0BFA">
              <w:rPr>
                <w:rFonts w:cs="LMRoman10-Regular"/>
              </w:rPr>
              <w:t xml:space="preserve">and the mapping of the </w:t>
            </w:r>
            <w:r w:rsidRPr="007B33EF">
              <w:rPr>
                <w:rFonts w:ascii="Consolas" w:hAnsi="Consolas" w:cs="Consolas"/>
              </w:rPr>
              <w:t>Statement</w:t>
            </w:r>
            <w:r w:rsidR="00E71015" w:rsidRPr="002F0BFA">
              <w:rPr>
                <w:rFonts w:cs="LMRoman10-Regular"/>
              </w:rPr>
              <w:t xml:space="preserve">s from the </w:t>
            </w:r>
            <w:r w:rsidRPr="007B33EF">
              <w:rPr>
                <w:rFonts w:ascii="Consolas" w:hAnsi="Consolas" w:cs="Consolas"/>
              </w:rPr>
              <w:t xml:space="preserve">Block </w:t>
            </w:r>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tcPr>
          <w:p w:rsidR="00E71015" w:rsidRPr="00941DE1" w:rsidRDefault="007B33EF" w:rsidP="008B0579">
            <w:pPr>
              <w:autoSpaceDE w:val="0"/>
              <w:autoSpaceDN w:val="0"/>
              <w:adjustRightInd w:val="0"/>
              <w:spacing w:after="0"/>
              <w:jc w:val="center"/>
              <w:rPr>
                <w:rFonts w:ascii="Consolas" w:hAnsi="Consolas" w:cs="Consolas"/>
              </w:rPr>
            </w:pPr>
            <w:proofErr w:type="spellStart"/>
            <w:r w:rsidRPr="007B33EF">
              <w:rPr>
                <w:rFonts w:ascii="Consolas" w:hAnsi="Consolas" w:cs="Consolas"/>
              </w:rPr>
              <w:t>ReturnStatement</w:t>
            </w:r>
            <w:proofErr w:type="spellEnd"/>
          </w:p>
        </w:tc>
        <w:tc>
          <w:tcPr>
            <w:tcW w:w="5196" w:type="dxa"/>
            <w:tcBorders>
              <w:top w:val="single" w:sz="4" w:space="0" w:color="auto"/>
              <w:left w:val="single" w:sz="4" w:space="0" w:color="auto"/>
              <w:bottom w:val="single" w:sz="4" w:space="0" w:color="auto"/>
              <w:right w:val="single" w:sz="4" w:space="0" w:color="auto"/>
            </w:tcBorders>
          </w:tcPr>
          <w:p w:rsidR="00E71015" w:rsidRPr="002F0BFA" w:rsidRDefault="007B33EF" w:rsidP="008B0579">
            <w:pPr>
              <w:autoSpaceDE w:val="0"/>
              <w:autoSpaceDN w:val="0"/>
              <w:adjustRightInd w:val="0"/>
              <w:spacing w:after="0"/>
              <w:jc w:val="center"/>
              <w:rPr>
                <w:rFonts w:cs="LMRoman10-Regular"/>
              </w:rPr>
            </w:pPr>
            <w:proofErr w:type="spellStart"/>
            <w:r w:rsidRPr="007B33EF">
              <w:rPr>
                <w:rFonts w:ascii="Consolas" w:hAnsi="Consolas" w:cs="Consolas"/>
              </w:rPr>
              <w:t>StructuredActivityNode</w:t>
            </w:r>
            <w:proofErr w:type="spellEnd"/>
            <w:r w:rsidR="000211E3">
              <w:rPr>
                <w:rFonts w:cs="LMRoman10-Regular"/>
              </w:rPr>
              <w:t>,</w:t>
            </w:r>
            <w:r w:rsidR="00E71015" w:rsidRPr="002F0BFA">
              <w:rPr>
                <w:rFonts w:cs="LMRoman10-Regular"/>
              </w:rPr>
              <w:t xml:space="preserve"> containing the mapping of the return expression and linking the output of this one to the result node of the Activity</w:t>
            </w:r>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tcPr>
          <w:p w:rsidR="00E71015" w:rsidRPr="002F0BFA" w:rsidRDefault="00E71015" w:rsidP="008B0579">
            <w:pPr>
              <w:autoSpaceDE w:val="0"/>
              <w:autoSpaceDN w:val="0"/>
              <w:adjustRightInd w:val="0"/>
              <w:spacing w:after="0"/>
              <w:jc w:val="center"/>
              <w:rPr>
                <w:rFonts w:cs="LMRoman10-Bold"/>
                <w:bCs/>
                <w:lang w:eastAsia="en-US"/>
              </w:rPr>
            </w:pPr>
            <w:r w:rsidRPr="002F0BFA">
              <w:rPr>
                <w:rFonts w:cs="LMRoman10-Bold"/>
                <w:bCs/>
                <w:lang w:eastAsia="en-US"/>
              </w:rPr>
              <w:t>[</w:t>
            </w:r>
            <w:r w:rsidR="007B33EF" w:rsidRPr="007B33EF">
              <w:rPr>
                <w:rFonts w:ascii="Consolas" w:hAnsi="Consolas" w:cs="Consolas"/>
                <w:bCs/>
                <w:lang w:eastAsia="en-US"/>
              </w:rPr>
              <w:t>Statement</w:t>
            </w:r>
            <w:r w:rsidRPr="002F0BFA">
              <w:rPr>
                <w:rFonts w:cs="LMRoman10-Bold"/>
                <w:bCs/>
                <w:lang w:eastAsia="en-US"/>
              </w:rPr>
              <w:t xml:space="preserve"> AND </w:t>
            </w:r>
            <w:r w:rsidR="007B33EF" w:rsidRPr="007B33EF">
              <w:rPr>
                <w:rFonts w:ascii="Consolas" w:hAnsi="Consolas" w:cs="Consolas"/>
                <w:bCs/>
                <w:lang w:eastAsia="en-US"/>
              </w:rPr>
              <w:t>Expression</w:t>
            </w:r>
            <w:r w:rsidRPr="002F0BFA">
              <w:rPr>
                <w:rFonts w:cs="LMRoman10-Bold"/>
                <w:bCs/>
                <w:lang w:eastAsia="en-US"/>
              </w:rPr>
              <w:t>]</w:t>
            </w:r>
          </w:p>
        </w:tc>
        <w:tc>
          <w:tcPr>
            <w:tcW w:w="5196" w:type="dxa"/>
            <w:tcBorders>
              <w:top w:val="single" w:sz="4" w:space="0" w:color="auto"/>
              <w:left w:val="single" w:sz="4" w:space="0" w:color="auto"/>
              <w:bottom w:val="single" w:sz="4" w:space="0" w:color="auto"/>
              <w:right w:val="single" w:sz="4" w:space="0" w:color="auto"/>
            </w:tcBorders>
          </w:tcPr>
          <w:p w:rsidR="00E71015" w:rsidRPr="002F0BFA" w:rsidRDefault="00E71015" w:rsidP="008B0579">
            <w:pPr>
              <w:autoSpaceDE w:val="0"/>
              <w:autoSpaceDN w:val="0"/>
              <w:adjustRightInd w:val="0"/>
              <w:spacing w:after="0"/>
              <w:jc w:val="center"/>
              <w:rPr>
                <w:rFonts w:cs="LMRoman10-Bold"/>
                <w:bCs/>
                <w:lang w:eastAsia="en-US"/>
              </w:rPr>
            </w:pPr>
            <w:r w:rsidRPr="002F0BFA">
              <w:rPr>
                <w:rFonts w:cs="LMRoman10-Bold"/>
                <w:bCs/>
                <w:lang w:eastAsia="en-US"/>
              </w:rPr>
              <w:t xml:space="preserve">Complex patterns </w:t>
            </w:r>
            <w:r w:rsidRPr="002F0BFA">
              <w:rPr>
                <w:rFonts w:cs="LMRoman10-Bold"/>
                <w:b/>
                <w:bCs/>
                <w:i/>
                <w:sz w:val="20"/>
              </w:rPr>
              <w:t>(2)</w:t>
            </w:r>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PrimitiveType</w:t>
            </w:r>
            <w:proofErr w:type="spellEnd"/>
          </w:p>
        </w:tc>
        <w:tc>
          <w:tcPr>
            <w:tcW w:w="5196"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autoSpaceDE w:val="0"/>
              <w:autoSpaceDN w:val="0"/>
              <w:adjustRightInd w:val="0"/>
              <w:spacing w:after="0"/>
              <w:jc w:val="center"/>
              <w:rPr>
                <w:rFonts w:ascii="Consolas" w:hAnsi="Consolas" w:cs="Consolas"/>
                <w:lang w:eastAsia="en-US"/>
              </w:rPr>
            </w:pPr>
            <w:proofErr w:type="spellStart"/>
            <w:r w:rsidRPr="007B33EF">
              <w:rPr>
                <w:rFonts w:ascii="Consolas" w:hAnsi="Consolas" w:cs="Consolas"/>
              </w:rPr>
              <w:t>PrimitiveType</w:t>
            </w:r>
            <w:proofErr w:type="spellEnd"/>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ClassDeclaration</w:t>
            </w:r>
            <w:proofErr w:type="spellEnd"/>
          </w:p>
        </w:tc>
        <w:tc>
          <w:tcPr>
            <w:tcW w:w="5196"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autoSpaceDE w:val="0"/>
              <w:autoSpaceDN w:val="0"/>
              <w:adjustRightInd w:val="0"/>
              <w:spacing w:after="0"/>
              <w:jc w:val="center"/>
              <w:rPr>
                <w:rFonts w:ascii="Consolas" w:hAnsi="Consolas" w:cs="Consolas"/>
                <w:bCs/>
                <w:lang w:eastAsia="en-US"/>
              </w:rPr>
            </w:pPr>
            <w:r w:rsidRPr="007B33EF">
              <w:rPr>
                <w:rFonts w:ascii="Consolas" w:hAnsi="Consolas" w:cs="Consolas"/>
                <w:bCs/>
              </w:rPr>
              <w:t>Class</w:t>
            </w:r>
          </w:p>
        </w:tc>
      </w:tr>
      <w:tr w:rsidR="00E71015" w:rsidRPr="002F0BFA" w:rsidTr="00B85DDC">
        <w:tc>
          <w:tcPr>
            <w:tcW w:w="3524"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autoSpaceDE w:val="0"/>
              <w:autoSpaceDN w:val="0"/>
              <w:adjustRightInd w:val="0"/>
              <w:spacing w:after="0"/>
              <w:jc w:val="center"/>
              <w:rPr>
                <w:rFonts w:ascii="Consolas" w:hAnsi="Consolas" w:cs="Consolas"/>
                <w:bCs/>
                <w:lang w:eastAsia="en-US"/>
              </w:rPr>
            </w:pPr>
            <w:proofErr w:type="spellStart"/>
            <w:r w:rsidRPr="007B33EF">
              <w:rPr>
                <w:rFonts w:ascii="Consolas" w:hAnsi="Consolas" w:cs="Consolas"/>
              </w:rPr>
              <w:t>InterfaceDeclaration</w:t>
            </w:r>
            <w:proofErr w:type="spellEnd"/>
          </w:p>
        </w:tc>
        <w:tc>
          <w:tcPr>
            <w:tcW w:w="5196" w:type="dxa"/>
            <w:tcBorders>
              <w:top w:val="single" w:sz="4" w:space="0" w:color="auto"/>
              <w:left w:val="single" w:sz="4" w:space="0" w:color="auto"/>
              <w:bottom w:val="single" w:sz="4" w:space="0" w:color="auto"/>
              <w:right w:val="single" w:sz="4" w:space="0" w:color="auto"/>
            </w:tcBorders>
            <w:hideMark/>
          </w:tcPr>
          <w:p w:rsidR="00E71015" w:rsidRPr="00941DE1" w:rsidRDefault="007B33EF" w:rsidP="008B0579">
            <w:pPr>
              <w:keepNext/>
              <w:autoSpaceDE w:val="0"/>
              <w:autoSpaceDN w:val="0"/>
              <w:adjustRightInd w:val="0"/>
              <w:spacing w:after="0"/>
              <w:jc w:val="center"/>
              <w:rPr>
                <w:rFonts w:ascii="Consolas" w:hAnsi="Consolas" w:cs="Consolas"/>
                <w:bCs/>
                <w:lang w:eastAsia="en-US"/>
              </w:rPr>
            </w:pPr>
            <w:r w:rsidRPr="007B33EF">
              <w:rPr>
                <w:rFonts w:ascii="Consolas" w:hAnsi="Consolas" w:cs="Consolas"/>
                <w:bCs/>
              </w:rPr>
              <w:t>Interface</w:t>
            </w:r>
          </w:p>
        </w:tc>
      </w:tr>
    </w:tbl>
    <w:p w:rsidR="00E71015" w:rsidRPr="00692BA4" w:rsidRDefault="00FA1FE3" w:rsidP="003222E0">
      <w:pPr>
        <w:pStyle w:val="Lgende"/>
        <w:jc w:val="center"/>
        <w:rPr>
          <w:color w:val="943634" w:themeColor="accent2" w:themeShade="BF"/>
        </w:rPr>
      </w:pPr>
      <w:bookmarkStart w:id="67" w:name="_Ref366674680"/>
      <w:bookmarkStart w:id="68" w:name="_Toc397350349"/>
      <w:r w:rsidRPr="00FA1FE3">
        <w:rPr>
          <w:color w:val="943634" w:themeColor="accent2" w:themeShade="BF"/>
        </w:rPr>
        <w:t xml:space="preserve">Table </w:t>
      </w:r>
      <w:r w:rsidR="00FB5EB5" w:rsidRPr="00FA1FE3">
        <w:rPr>
          <w:color w:val="943634" w:themeColor="accent2" w:themeShade="BF"/>
        </w:rPr>
        <w:fldChar w:fldCharType="begin"/>
      </w:r>
      <w:r w:rsidRPr="00FA1FE3">
        <w:rPr>
          <w:color w:val="943634" w:themeColor="accent2" w:themeShade="BF"/>
        </w:rPr>
        <w:instrText xml:space="preserve"> SEQ Table \* ARABIC </w:instrText>
      </w:r>
      <w:r w:rsidR="00FB5EB5" w:rsidRPr="00FA1FE3">
        <w:rPr>
          <w:color w:val="943634" w:themeColor="accent2" w:themeShade="BF"/>
        </w:rPr>
        <w:fldChar w:fldCharType="separate"/>
      </w:r>
      <w:r w:rsidR="001C00C2">
        <w:rPr>
          <w:noProof/>
          <w:color w:val="943634" w:themeColor="accent2" w:themeShade="BF"/>
        </w:rPr>
        <w:t>2</w:t>
      </w:r>
      <w:r w:rsidR="00FB5EB5" w:rsidRPr="00FA1FE3">
        <w:rPr>
          <w:noProof/>
          <w:color w:val="943634" w:themeColor="accent2" w:themeShade="BF"/>
        </w:rPr>
        <w:fldChar w:fldCharType="end"/>
      </w:r>
      <w:bookmarkEnd w:id="67"/>
      <w:r w:rsidRPr="00FA1FE3">
        <w:rPr>
          <w:color w:val="943634" w:themeColor="accent2" w:themeShade="BF"/>
        </w:rPr>
        <w:t xml:space="preserve"> Mapping (excerpt) used in the Java-to-UML Activity diagrams transformation</w:t>
      </w:r>
      <w:bookmarkEnd w:id="68"/>
    </w:p>
    <w:p w:rsidR="00E71015" w:rsidRPr="002F0BFA" w:rsidRDefault="00E71015" w:rsidP="00E71015">
      <w:pPr>
        <w:numPr>
          <w:ilvl w:val="0"/>
          <w:numId w:val="17"/>
        </w:numPr>
        <w:autoSpaceDE w:val="0"/>
        <w:autoSpaceDN w:val="0"/>
        <w:adjustRightInd w:val="0"/>
        <w:spacing w:after="0"/>
      </w:pPr>
      <w:r w:rsidRPr="002F0BFA">
        <w:rPr>
          <w:rFonts w:cs="LMRoman10-Bold"/>
          <w:b/>
          <w:bCs/>
          <w:i/>
          <w:sz w:val="20"/>
          <w:szCs w:val="20"/>
        </w:rPr>
        <w:t xml:space="preserve">: </w:t>
      </w:r>
      <w:r w:rsidRPr="002F0BFA">
        <w:rPr>
          <w:rFonts w:cs="LMRoman8-Regular"/>
          <w:i/>
          <w:sz w:val="20"/>
          <w:szCs w:val="20"/>
          <w:lang w:eastAsia="fr-FR"/>
        </w:rPr>
        <w:t>For the m</w:t>
      </w:r>
      <w:r w:rsidR="00BA1F96">
        <w:rPr>
          <w:rFonts w:cs="LMRoman8-Regular"/>
          <w:i/>
          <w:sz w:val="20"/>
          <w:szCs w:val="20"/>
          <w:lang w:eastAsia="fr-FR"/>
        </w:rPr>
        <w:t>ethods parameter representation</w:t>
      </w:r>
      <w:r w:rsidRPr="002F0BFA">
        <w:rPr>
          <w:rFonts w:cs="LMRoman8-Regular"/>
          <w:i/>
          <w:sz w:val="20"/>
          <w:szCs w:val="20"/>
          <w:lang w:eastAsia="fr-FR"/>
        </w:rPr>
        <w:t>.</w:t>
      </w:r>
    </w:p>
    <w:p w:rsidR="00E71015" w:rsidRPr="002F0BFA" w:rsidRDefault="00E71015" w:rsidP="00E71015">
      <w:pPr>
        <w:numPr>
          <w:ilvl w:val="0"/>
          <w:numId w:val="17"/>
        </w:numPr>
        <w:autoSpaceDE w:val="0"/>
        <w:autoSpaceDN w:val="0"/>
        <w:adjustRightInd w:val="0"/>
        <w:spacing w:after="0"/>
      </w:pPr>
      <w:r w:rsidRPr="002F0BFA">
        <w:rPr>
          <w:rFonts w:cs="LMRoman8-Regular"/>
          <w:b/>
          <w:i/>
          <w:sz w:val="20"/>
          <w:szCs w:val="20"/>
          <w:lang w:eastAsia="fr-FR"/>
        </w:rPr>
        <w:t>:</w:t>
      </w:r>
      <w:r w:rsidRPr="002F0BFA">
        <w:rPr>
          <w:rFonts w:cs="LMRoman8-Regular"/>
          <w:i/>
          <w:sz w:val="20"/>
          <w:szCs w:val="20"/>
          <w:lang w:eastAsia="fr-FR"/>
        </w:rPr>
        <w:t xml:space="preserve"> See the FUML specification</w:t>
      </w:r>
      <w:r w:rsidR="00B04577">
        <w:rPr>
          <w:rFonts w:cs="LMRoman8-Regular"/>
          <w:i/>
          <w:sz w:val="20"/>
          <w:szCs w:val="20"/>
          <w:lang w:eastAsia="fr-FR"/>
        </w:rPr>
        <w:t xml:space="preserve"> </w:t>
      </w:r>
      <w:r w:rsidR="00FB5EB5">
        <w:rPr>
          <w:rFonts w:cs="LMRoman8-Regular"/>
          <w:i/>
          <w:sz w:val="20"/>
          <w:szCs w:val="20"/>
          <w:lang w:eastAsia="fr-FR"/>
        </w:rPr>
        <w:fldChar w:fldCharType="begin"/>
      </w:r>
      <w:r w:rsidR="00A84623">
        <w:rPr>
          <w:rFonts w:cs="LMRoman8-Regular"/>
          <w:i/>
          <w:sz w:val="20"/>
          <w:szCs w:val="20"/>
          <w:lang w:eastAsia="fr-FR"/>
        </w:rPr>
        <w:instrText xml:space="preserve"> REF _Ref366674807 \n \h </w:instrText>
      </w:r>
      <w:r w:rsidR="00FB5EB5">
        <w:rPr>
          <w:rFonts w:cs="LMRoman8-Regular"/>
          <w:i/>
          <w:sz w:val="20"/>
          <w:szCs w:val="20"/>
          <w:lang w:eastAsia="fr-FR"/>
        </w:rPr>
      </w:r>
      <w:r w:rsidR="00FB5EB5">
        <w:rPr>
          <w:rFonts w:cs="LMRoman8-Regular"/>
          <w:i/>
          <w:sz w:val="20"/>
          <w:szCs w:val="20"/>
          <w:lang w:eastAsia="fr-FR"/>
        </w:rPr>
        <w:fldChar w:fldCharType="separate"/>
      </w:r>
      <w:r w:rsidR="001C00C2">
        <w:rPr>
          <w:rFonts w:cs="LMRoman8-Regular"/>
          <w:i/>
          <w:sz w:val="20"/>
          <w:szCs w:val="20"/>
          <w:lang w:eastAsia="fr-FR"/>
        </w:rPr>
        <w:t>[8]</w:t>
      </w:r>
      <w:r w:rsidR="00FB5EB5">
        <w:rPr>
          <w:rFonts w:cs="LMRoman8-Regular"/>
          <w:i/>
          <w:sz w:val="20"/>
          <w:szCs w:val="20"/>
          <w:lang w:eastAsia="fr-FR"/>
        </w:rPr>
        <w:fldChar w:fldCharType="end"/>
      </w:r>
      <w:r w:rsidR="00B04577">
        <w:rPr>
          <w:rFonts w:cs="LMRoman8-Regular"/>
          <w:i/>
          <w:sz w:val="20"/>
          <w:szCs w:val="20"/>
          <w:lang w:eastAsia="fr-FR"/>
        </w:rPr>
        <w:t>.</w:t>
      </w:r>
    </w:p>
    <w:p w:rsidR="00E71015" w:rsidRPr="002F0BFA" w:rsidRDefault="00E71015" w:rsidP="00BC1EC2">
      <w:pPr>
        <w:pStyle w:val="Titre4"/>
      </w:pPr>
      <w:bookmarkStart w:id="69" w:name="_Toc397350249"/>
      <w:r w:rsidRPr="002F0BFA">
        <w:t>Technical specifications</w:t>
      </w:r>
      <w:bookmarkEnd w:id="69"/>
    </w:p>
    <w:p w:rsidR="00E71015" w:rsidRPr="002F0BFA" w:rsidRDefault="00E71015" w:rsidP="00E71015">
      <w:r w:rsidRPr="002F0BFA">
        <w:t xml:space="preserve">The </w:t>
      </w:r>
      <w:r w:rsidR="00830C6E">
        <w:t>technical aspects</w:t>
      </w:r>
      <w:r w:rsidRPr="002F0BFA">
        <w:t xml:space="preserve"> of this component </w:t>
      </w:r>
      <w:r w:rsidR="00830C6E">
        <w:t>are very</w:t>
      </w:r>
      <w:r w:rsidRPr="002F0BFA">
        <w:t xml:space="preserve"> similar to the </w:t>
      </w:r>
      <w:r w:rsidR="00830C6E">
        <w:t xml:space="preserve">ones of the previous </w:t>
      </w:r>
      <w:r w:rsidRPr="002F0BFA">
        <w:t xml:space="preserve">UML </w:t>
      </w:r>
      <w:r w:rsidR="00830C6E">
        <w:t>C</w:t>
      </w:r>
      <w:r w:rsidRPr="002F0BFA">
        <w:t xml:space="preserve">lass </w:t>
      </w:r>
      <w:r w:rsidR="00830C6E">
        <w:t>D</w:t>
      </w:r>
      <w:r w:rsidRPr="002F0BFA">
        <w:t xml:space="preserve">iagram </w:t>
      </w:r>
      <w:r w:rsidR="00830C6E">
        <w:t>M</w:t>
      </w:r>
      <w:r w:rsidRPr="002F0BFA">
        <w:t>odel</w:t>
      </w:r>
      <w:r w:rsidR="00830C6E">
        <w:t xml:space="preserve"> Discoverer</w:t>
      </w:r>
      <w:r w:rsidRPr="002F0BFA">
        <w:t xml:space="preserve">. </w:t>
      </w:r>
      <w:r w:rsidR="00830C6E">
        <w:t xml:space="preserve">It relies on a main ATL transformation (module) </w:t>
      </w:r>
      <w:r w:rsidR="00FE0733">
        <w:t>and</w:t>
      </w:r>
      <w:r w:rsidRPr="002F0BFA">
        <w:t xml:space="preserve"> has been </w:t>
      </w:r>
      <w:r w:rsidR="00FE0733">
        <w:t>packaged</w:t>
      </w:r>
      <w:r w:rsidRPr="002F0BFA">
        <w:t xml:space="preserve"> </w:t>
      </w:r>
      <w:r w:rsidR="00FE0733">
        <w:t>as</w:t>
      </w:r>
      <w:r w:rsidRPr="002F0BFA">
        <w:t xml:space="preserve"> a </w:t>
      </w:r>
      <w:proofErr w:type="spellStart"/>
      <w:r w:rsidRPr="002F0BFA">
        <w:t>MoDisco</w:t>
      </w:r>
      <w:proofErr w:type="spellEnd"/>
      <w:r w:rsidRPr="002F0BFA">
        <w:t xml:space="preserve"> discoverer </w:t>
      </w:r>
      <w:r w:rsidR="00FE0733">
        <w:t xml:space="preserve">in a </w:t>
      </w:r>
      <w:r w:rsidR="00941DE1">
        <w:t xml:space="preserve">similar </w:t>
      </w:r>
      <w:r w:rsidR="00FE0733">
        <w:t xml:space="preserve">way </w:t>
      </w:r>
      <w:r w:rsidR="00FE0733" w:rsidRPr="002F0BFA">
        <w:t xml:space="preserve">(named </w:t>
      </w:r>
      <w:proofErr w:type="spellStart"/>
      <w:r w:rsidR="00FE0733" w:rsidRPr="002F0BFA">
        <w:rPr>
          <w:i/>
        </w:rPr>
        <w:t>fr.inria.artist.modisco.java.uml</w:t>
      </w:r>
      <w:proofErr w:type="spellEnd"/>
      <w:r w:rsidR="00FE0733" w:rsidRPr="002F0BFA">
        <w:rPr>
          <w:i/>
        </w:rPr>
        <w:t xml:space="preserve"> .discoverer.java2uml.activity.diagram</w:t>
      </w:r>
      <w:r w:rsidR="00FE0733" w:rsidRPr="002F0BFA">
        <w:t>)</w:t>
      </w:r>
      <w:r w:rsidRPr="002F0BFA">
        <w:t>.</w:t>
      </w:r>
      <w:r w:rsidR="001753F4">
        <w:t xml:space="preserve"> The Eclipse </w:t>
      </w:r>
      <w:proofErr w:type="spellStart"/>
      <w:r w:rsidR="001753F4">
        <w:t>MoDisco</w:t>
      </w:r>
      <w:proofErr w:type="spellEnd"/>
      <w:r w:rsidR="001753F4">
        <w:t xml:space="preserve"> </w:t>
      </w:r>
      <w:r w:rsidR="00FB5EB5">
        <w:fldChar w:fldCharType="begin"/>
      </w:r>
      <w:r w:rsidR="001753F4">
        <w:instrText xml:space="preserve"> REF _Ref366068078 \n \h </w:instrText>
      </w:r>
      <w:r w:rsidR="00FB5EB5">
        <w:fldChar w:fldCharType="separate"/>
      </w:r>
      <w:r w:rsidR="001C00C2">
        <w:t>[4]</w:t>
      </w:r>
      <w:r w:rsidR="00FB5EB5">
        <w:fldChar w:fldCharType="end"/>
      </w:r>
      <w:r w:rsidR="001753F4">
        <w:t xml:space="preserve"> and Eclipse ATL </w:t>
      </w:r>
      <w:r w:rsidR="00FB5EB5">
        <w:fldChar w:fldCharType="begin"/>
      </w:r>
      <w:r w:rsidR="001753F4">
        <w:instrText xml:space="preserve"> REF _Ref366068083 \n \h </w:instrText>
      </w:r>
      <w:r w:rsidR="00FB5EB5">
        <w:fldChar w:fldCharType="separate"/>
      </w:r>
      <w:r w:rsidR="001C00C2">
        <w:t>[1]</w:t>
      </w:r>
      <w:r w:rsidR="00FB5EB5">
        <w:fldChar w:fldCharType="end"/>
      </w:r>
      <w:r w:rsidR="001753F4">
        <w:t xml:space="preserve"> technologies have also been used as a base for implementing this component.</w:t>
      </w:r>
    </w:p>
    <w:p w:rsidR="00E71015" w:rsidRDefault="002E03C5" w:rsidP="00BC1EC2">
      <w:r w:rsidRPr="002F0BFA">
        <w:t xml:space="preserve">This discoverer allows the selection of a Java </w:t>
      </w:r>
      <w:r>
        <w:t xml:space="preserve">code </w:t>
      </w:r>
      <w:r w:rsidRPr="002F0BFA">
        <w:t>model</w:t>
      </w:r>
      <w:r>
        <w:t>,</w:t>
      </w:r>
      <w:r w:rsidRPr="002F0BFA">
        <w:t xml:space="preserve"> and </w:t>
      </w:r>
      <w:r>
        <w:t>automatically</w:t>
      </w:r>
      <w:r w:rsidRPr="002F0BFA">
        <w:t xml:space="preserve"> </w:t>
      </w:r>
      <w:r>
        <w:t>sets the configuration</w:t>
      </w:r>
      <w:r w:rsidRPr="002F0BFA">
        <w:t xml:space="preserve"> needed to launch the transformation </w:t>
      </w:r>
      <w:r>
        <w:t xml:space="preserve">execution </w:t>
      </w:r>
      <w:r w:rsidRPr="002F0BFA">
        <w:t xml:space="preserve">and </w:t>
      </w:r>
      <w:r>
        <w:t>serialization of</w:t>
      </w:r>
      <w:r w:rsidRPr="002F0BFA">
        <w:t xml:space="preserve"> the produced UML model.</w:t>
      </w:r>
    </w:p>
    <w:p w:rsidR="00A76C4C" w:rsidRDefault="00A76C4C" w:rsidP="00A76C4C">
      <w:r>
        <w:t xml:space="preserve">General information: </w:t>
      </w:r>
    </w:p>
    <w:p w:rsidR="00A76C4C" w:rsidRDefault="00A76C4C" w:rsidP="00A76C4C">
      <w:pPr>
        <w:pStyle w:val="Paragraphedeliste"/>
        <w:numPr>
          <w:ilvl w:val="0"/>
          <w:numId w:val="26"/>
        </w:numPr>
      </w:pPr>
      <w:r>
        <w:t>Status: Alpha</w:t>
      </w:r>
    </w:p>
    <w:p w:rsidR="00A76C4C" w:rsidRPr="002F0BFA" w:rsidRDefault="00A76C4C" w:rsidP="00A76C4C">
      <w:pPr>
        <w:pStyle w:val="Paragraphedeliste"/>
        <w:numPr>
          <w:ilvl w:val="0"/>
          <w:numId w:val="26"/>
        </w:numPr>
      </w:pPr>
      <w:r>
        <w:t>Release: 0.1</w:t>
      </w:r>
    </w:p>
    <w:p w:rsidR="00E71015" w:rsidRPr="002F0BFA" w:rsidRDefault="00E71015" w:rsidP="00BC1EC2">
      <w:pPr>
        <w:pStyle w:val="Titre4"/>
      </w:pPr>
      <w:bookmarkStart w:id="70" w:name="_Toc397350250"/>
      <w:r w:rsidRPr="002F0BFA">
        <w:t>Download and installation instructions</w:t>
      </w:r>
      <w:bookmarkEnd w:id="70"/>
    </w:p>
    <w:p w:rsidR="00E9133E" w:rsidRPr="002F0BFA" w:rsidRDefault="00E9133E" w:rsidP="00E9133E">
      <w:r>
        <w:t>Thus, t</w:t>
      </w:r>
      <w:r w:rsidRPr="002F0BFA">
        <w:t>h</w:t>
      </w:r>
      <w:r>
        <w:t>is</w:t>
      </w:r>
      <w:r w:rsidRPr="002F0BFA">
        <w:t xml:space="preserve"> component requires the following software </w:t>
      </w:r>
      <w:r>
        <w:t>to be installed</w:t>
      </w:r>
      <w:r w:rsidRPr="002F0BFA">
        <w:t>:</w:t>
      </w:r>
    </w:p>
    <w:p w:rsidR="00E9133E" w:rsidRPr="002F0BFA" w:rsidRDefault="00E9133E" w:rsidP="00E9133E">
      <w:pPr>
        <w:pStyle w:val="Paragraphedeliste"/>
        <w:numPr>
          <w:ilvl w:val="0"/>
          <w:numId w:val="19"/>
        </w:numPr>
      </w:pPr>
      <w:r w:rsidRPr="002F0BFA">
        <w:t xml:space="preserve">Eclipse </w:t>
      </w:r>
      <w:r>
        <w:t xml:space="preserve">Platform (get the latest </w:t>
      </w:r>
      <w:r w:rsidRPr="002F0BFA">
        <w:t xml:space="preserve">Eclipse </w:t>
      </w:r>
      <w:proofErr w:type="spellStart"/>
      <w:r w:rsidRPr="002F0BFA">
        <w:t>Modeling</w:t>
      </w:r>
      <w:proofErr w:type="spellEnd"/>
      <w:r w:rsidRPr="002F0BFA">
        <w:t xml:space="preserve"> </w:t>
      </w:r>
      <w:r>
        <w:t>bundle</w:t>
      </w:r>
      <w:r w:rsidRPr="002F0BFA">
        <w:t>)</w:t>
      </w:r>
    </w:p>
    <w:p w:rsidR="00E9133E" w:rsidRPr="002F0BFA" w:rsidRDefault="00E9133E" w:rsidP="00E9133E">
      <w:pPr>
        <w:pStyle w:val="Paragraphedeliste"/>
        <w:numPr>
          <w:ilvl w:val="0"/>
          <w:numId w:val="19"/>
        </w:numPr>
      </w:pPr>
      <w:r>
        <w:t xml:space="preserve">Eclipse </w:t>
      </w:r>
      <w:proofErr w:type="spellStart"/>
      <w:r>
        <w:t>MoDisco</w:t>
      </w:r>
      <w:proofErr w:type="spellEnd"/>
      <w:r>
        <w:t xml:space="preserve"> SDK</w:t>
      </w:r>
    </w:p>
    <w:p w:rsidR="00E9133E" w:rsidRPr="002F0BFA" w:rsidRDefault="00E9133E" w:rsidP="00E9133E">
      <w:pPr>
        <w:pStyle w:val="Paragraphedeliste"/>
        <w:numPr>
          <w:ilvl w:val="0"/>
          <w:numId w:val="19"/>
        </w:numPr>
      </w:pPr>
      <w:r>
        <w:t xml:space="preserve">Eclipse </w:t>
      </w:r>
      <w:r w:rsidRPr="002F0BFA">
        <w:t>ATL SDK</w:t>
      </w:r>
    </w:p>
    <w:p w:rsidR="00E9133E" w:rsidRPr="002F0BFA" w:rsidRDefault="00E9133E" w:rsidP="00E9133E">
      <w:pPr>
        <w:pStyle w:val="Paragraphedeliste"/>
        <w:numPr>
          <w:ilvl w:val="0"/>
          <w:numId w:val="19"/>
        </w:numPr>
      </w:pPr>
      <w:r>
        <w:t xml:space="preserve">Eclipse </w:t>
      </w:r>
      <w:r w:rsidRPr="002F0BFA">
        <w:t>UML2</w:t>
      </w:r>
    </w:p>
    <w:p w:rsidR="00E9133E" w:rsidRPr="002F0BFA" w:rsidRDefault="00BF724C" w:rsidP="00E9133E">
      <w:pPr>
        <w:rPr>
          <w:i/>
          <w:sz w:val="20"/>
          <w:szCs w:val="20"/>
        </w:rPr>
      </w:pPr>
      <w:r>
        <w:t>As for the other newly developed components, t</w:t>
      </w:r>
      <w:r w:rsidRPr="002F0BFA">
        <w:t xml:space="preserve">he </w:t>
      </w:r>
      <w:r>
        <w:t xml:space="preserve">sources </w:t>
      </w:r>
      <w:r w:rsidRPr="002F0BFA">
        <w:t>can be downloaded from the public repository</w:t>
      </w:r>
      <w:r>
        <w:t xml:space="preserve"> (cf. section </w:t>
      </w:r>
      <w:r w:rsidR="00FB5EB5">
        <w:fldChar w:fldCharType="begin"/>
      </w:r>
      <w:r>
        <w:instrText xml:space="preserve"> REF _Ref367692997 \n \h </w:instrText>
      </w:r>
      <w:r w:rsidR="00FB5EB5">
        <w:fldChar w:fldCharType="separate"/>
      </w:r>
      <w:r w:rsidR="001C00C2">
        <w:t>2.5</w:t>
      </w:r>
      <w:r w:rsidR="00FB5EB5">
        <w:fldChar w:fldCharType="end"/>
      </w:r>
      <w:r>
        <w:t>).</w:t>
      </w:r>
    </w:p>
    <w:p w:rsidR="00E71015" w:rsidRDefault="00E71015" w:rsidP="001341EC">
      <w:pPr>
        <w:pStyle w:val="Titre4"/>
      </w:pPr>
      <w:bookmarkStart w:id="71" w:name="_Ref366162458"/>
      <w:bookmarkStart w:id="72" w:name="_Toc397350251"/>
      <w:r w:rsidRPr="002F0BFA">
        <w:lastRenderedPageBreak/>
        <w:t>User manual</w:t>
      </w:r>
      <w:bookmarkEnd w:id="71"/>
      <w:bookmarkEnd w:id="72"/>
    </w:p>
    <w:p w:rsidR="001341EC" w:rsidRDefault="001341EC" w:rsidP="001341EC">
      <w:r>
        <w:t xml:space="preserve">To use the component, you can start from a Java code model, as previously obtained from the Java Code Model Discoverer for instance (cf. section </w:t>
      </w:r>
      <w:r w:rsidR="00FB5EB5">
        <w:fldChar w:fldCharType="begin"/>
      </w:r>
      <w:r>
        <w:instrText xml:space="preserve"> REF _Ref366662223 \n \h </w:instrText>
      </w:r>
      <w:r w:rsidR="00FB5EB5">
        <w:fldChar w:fldCharType="separate"/>
      </w:r>
      <w:r w:rsidR="001C00C2">
        <w:t>3.1.1</w:t>
      </w:r>
      <w:r w:rsidR="00FB5EB5">
        <w:fldChar w:fldCharType="end"/>
      </w:r>
      <w:r>
        <w:t>), and then:</w:t>
      </w:r>
    </w:p>
    <w:p w:rsidR="001341EC" w:rsidRDefault="001341EC" w:rsidP="001341EC">
      <w:pPr>
        <w:pStyle w:val="Paragraphedeliste"/>
        <w:numPr>
          <w:ilvl w:val="0"/>
          <w:numId w:val="29"/>
        </w:numPr>
      </w:pPr>
      <w:r w:rsidRPr="002F0BFA">
        <w:t xml:space="preserve">Right-click on the Java </w:t>
      </w:r>
      <w:r>
        <w:t>code</w:t>
      </w:r>
      <w:r w:rsidRPr="002F0BFA">
        <w:t xml:space="preserve"> model.</w:t>
      </w:r>
    </w:p>
    <w:p w:rsidR="001341EC" w:rsidRPr="009825F5" w:rsidRDefault="001341EC" w:rsidP="001341EC">
      <w:pPr>
        <w:pStyle w:val="Paragraphedeliste"/>
        <w:numPr>
          <w:ilvl w:val="0"/>
          <w:numId w:val="29"/>
        </w:numPr>
      </w:pPr>
      <w:r w:rsidRPr="002F0BFA">
        <w:t xml:space="preserve">Select the following menus </w:t>
      </w:r>
      <w:r w:rsidRPr="009825F5">
        <w:rPr>
          <w:i/>
        </w:rPr>
        <w:t xml:space="preserve">“Discovery / </w:t>
      </w:r>
      <w:r>
        <w:rPr>
          <w:i/>
        </w:rPr>
        <w:t>D</w:t>
      </w:r>
      <w:r w:rsidRPr="009825F5">
        <w:rPr>
          <w:i/>
        </w:rPr>
        <w:t xml:space="preserve">iscoverers / Java2UMLDiscoverer – </w:t>
      </w:r>
      <w:r w:rsidR="005F2C46">
        <w:rPr>
          <w:i/>
        </w:rPr>
        <w:t>Activity</w:t>
      </w:r>
      <w:r w:rsidRPr="009825F5">
        <w:rPr>
          <w:i/>
        </w:rPr>
        <w:t xml:space="preserve"> Diagram”.</w:t>
      </w:r>
    </w:p>
    <w:p w:rsidR="0052086F" w:rsidRDefault="001341EC" w:rsidP="001341EC">
      <w:pPr>
        <w:pStyle w:val="Paragraphedeliste"/>
        <w:numPr>
          <w:ilvl w:val="0"/>
          <w:numId w:val="29"/>
        </w:numPr>
      </w:pPr>
      <w:r>
        <w:t>Enter whether</w:t>
      </w:r>
      <w:r w:rsidRPr="002F0BFA">
        <w:t xml:space="preserve"> you want to </w:t>
      </w:r>
      <w:r>
        <w:t xml:space="preserve">serialize </w:t>
      </w:r>
      <w:r w:rsidRPr="002F0BFA">
        <w:t>the output UML model</w:t>
      </w:r>
      <w:r>
        <w:t xml:space="preserve"> and manually set its location</w:t>
      </w:r>
      <w:r w:rsidRPr="002F0BFA">
        <w:t>.</w:t>
      </w:r>
    </w:p>
    <w:p w:rsidR="001341EC" w:rsidRDefault="001341EC" w:rsidP="001341EC">
      <w:pPr>
        <w:pStyle w:val="Paragraphedeliste"/>
        <w:numPr>
          <w:ilvl w:val="0"/>
          <w:numId w:val="29"/>
        </w:numPr>
      </w:pPr>
      <w:r w:rsidRPr="002F0BFA">
        <w:t>Valid</w:t>
      </w:r>
      <w:r>
        <w:t>ate</w:t>
      </w:r>
      <w:r w:rsidRPr="002F0BFA">
        <w:t xml:space="preserve"> y</w:t>
      </w:r>
      <w:r>
        <w:t>our choices in the window, and run the discovery process</w:t>
      </w:r>
      <w:r w:rsidRPr="002F0BFA">
        <w:t xml:space="preserve">. </w:t>
      </w:r>
      <w:r>
        <w:t>The resulting UML model will by default (i.e., if not specified differently) be saved</w:t>
      </w:r>
      <w:r w:rsidRPr="002F0BFA">
        <w:t xml:space="preserve"> </w:t>
      </w:r>
      <w:r>
        <w:t xml:space="preserve">at </w:t>
      </w:r>
      <w:r w:rsidRPr="002F0BFA">
        <w:t xml:space="preserve">the same level </w:t>
      </w:r>
      <w:r>
        <w:t>than</w:t>
      </w:r>
      <w:r w:rsidRPr="002F0BFA">
        <w:t xml:space="preserve"> the Java </w:t>
      </w:r>
      <w:r>
        <w:t>code</w:t>
      </w:r>
      <w:r w:rsidRPr="002F0BFA">
        <w:t xml:space="preserve"> model.</w:t>
      </w:r>
    </w:p>
    <w:p w:rsidR="002D2FC0" w:rsidRDefault="005D5CF2" w:rsidP="002D2FC0">
      <w:pPr>
        <w:jc w:val="center"/>
      </w:pPr>
      <w:r>
        <w:rPr>
          <w:noProof/>
          <w:lang w:val="fr-FR" w:eastAsia="fr-FR"/>
        </w:rPr>
        <w:drawing>
          <wp:inline distT="0" distB="0" distL="0" distR="0" wp14:anchorId="200CA839" wp14:editId="209E625C">
            <wp:extent cx="4552950" cy="2644046"/>
            <wp:effectExtent l="114300" t="76200" r="133350" b="80104"/>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552248" cy="2643638"/>
                    </a:xfrm>
                    <a:prstGeom prst="rect">
                      <a:avLst/>
                    </a:prstGeom>
                    <a:noFill/>
                    <a:ln w="6350">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2D2FC0" w:rsidRPr="0063115C" w:rsidRDefault="00FA1FE3" w:rsidP="002D2FC0">
      <w:pPr>
        <w:pStyle w:val="Lgende"/>
        <w:jc w:val="center"/>
        <w:rPr>
          <w:color w:val="auto"/>
        </w:rPr>
      </w:pPr>
      <w:bookmarkStart w:id="73" w:name="_Ref366767024"/>
      <w:bookmarkStart w:id="74" w:name="_Toc397350328"/>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7</w:t>
      </w:r>
      <w:r w:rsidR="00FB5EB5" w:rsidRPr="0063115C">
        <w:rPr>
          <w:noProof/>
          <w:color w:val="auto"/>
        </w:rPr>
        <w:fldChar w:fldCharType="end"/>
      </w:r>
      <w:bookmarkEnd w:id="73"/>
      <w:r w:rsidRPr="0063115C">
        <w:rPr>
          <w:color w:val="auto"/>
        </w:rPr>
        <w:t xml:space="preserve"> UML Activity Diagram model opened in the </w:t>
      </w:r>
      <w:proofErr w:type="spellStart"/>
      <w:r w:rsidRPr="0063115C">
        <w:rPr>
          <w:color w:val="auto"/>
        </w:rPr>
        <w:t>MoDisco</w:t>
      </w:r>
      <w:proofErr w:type="spellEnd"/>
      <w:r w:rsidRPr="0063115C">
        <w:rPr>
          <w:color w:val="auto"/>
        </w:rPr>
        <w:t xml:space="preserve"> Model Browser</w:t>
      </w:r>
      <w:bookmarkEnd w:id="74"/>
    </w:p>
    <w:p w:rsidR="0052086F" w:rsidRPr="001341EC" w:rsidRDefault="0052086F" w:rsidP="001341EC">
      <w:r w:rsidRPr="009825F5">
        <w:t xml:space="preserve">The obtained </w:t>
      </w:r>
      <w:r>
        <w:t xml:space="preserve">UML </w:t>
      </w:r>
      <w:r w:rsidRPr="009825F5">
        <w:t xml:space="preserve">model can </w:t>
      </w:r>
      <w:r>
        <w:t xml:space="preserve">finally </w:t>
      </w:r>
      <w:r w:rsidRPr="009825F5">
        <w:t xml:space="preserve">be navigated using the </w:t>
      </w:r>
      <w:proofErr w:type="spellStart"/>
      <w:r>
        <w:t>MoDisco</w:t>
      </w:r>
      <w:proofErr w:type="spellEnd"/>
      <w:r>
        <w:t xml:space="preserve"> Model Browser for instance</w:t>
      </w:r>
      <w:r w:rsidR="00E342C6">
        <w:t xml:space="preserve"> (as shown on </w:t>
      </w:r>
      <w:r w:rsidR="00FB5EB5">
        <w:fldChar w:fldCharType="begin"/>
      </w:r>
      <w:r w:rsidR="00E342C6">
        <w:instrText xml:space="preserve"> REF _Ref366767024 \h </w:instrText>
      </w:r>
      <w:r w:rsidR="00FB5EB5">
        <w:fldChar w:fldCharType="separate"/>
      </w:r>
      <w:r w:rsidR="001C00C2" w:rsidRPr="0063115C">
        <w:t xml:space="preserve">Figure </w:t>
      </w:r>
      <w:r w:rsidR="001C00C2">
        <w:rPr>
          <w:noProof/>
        </w:rPr>
        <w:t>7</w:t>
      </w:r>
      <w:r w:rsidR="00FB5EB5">
        <w:fldChar w:fldCharType="end"/>
      </w:r>
      <w:r w:rsidR="00E342C6">
        <w:t>)</w:t>
      </w:r>
      <w:r>
        <w:t>.</w:t>
      </w:r>
    </w:p>
    <w:p w:rsidR="00E71015" w:rsidRPr="002F0BFA" w:rsidRDefault="00E71015" w:rsidP="00BC1EC2">
      <w:pPr>
        <w:pStyle w:val="Titre4"/>
      </w:pPr>
      <w:bookmarkStart w:id="75" w:name="_Toc397350252"/>
      <w:r w:rsidRPr="002F0BFA">
        <w:t>Licensing information</w:t>
      </w:r>
      <w:bookmarkEnd w:id="75"/>
      <w:r w:rsidRPr="002F0BFA">
        <w:t xml:space="preserve"> </w:t>
      </w:r>
    </w:p>
    <w:p w:rsidR="00E71015" w:rsidRPr="002F0BFA" w:rsidRDefault="00BA3FD8" w:rsidP="00E71015">
      <w:r w:rsidRPr="002F0BFA">
        <w:t>This component is provid</w:t>
      </w:r>
      <w:r>
        <w:t>ed as open source</w:t>
      </w:r>
      <w:r w:rsidRPr="002F0BFA">
        <w:t xml:space="preserve"> under the Eclipse </w:t>
      </w:r>
      <w:r>
        <w:t>Public L</w:t>
      </w:r>
      <w:r w:rsidRPr="002F0BFA">
        <w:t>icense</w:t>
      </w:r>
      <w:r>
        <w:t xml:space="preserve"> </w:t>
      </w:r>
      <w:r w:rsidR="00FB5EB5">
        <w:fldChar w:fldCharType="begin"/>
      </w:r>
      <w:r>
        <w:instrText xml:space="preserve"> REF _Ref366228617 \n \h </w:instrText>
      </w:r>
      <w:r w:rsidR="00FB5EB5">
        <w:fldChar w:fldCharType="separate"/>
      </w:r>
      <w:r w:rsidR="001C00C2">
        <w:t>[5]</w:t>
      </w:r>
      <w:r w:rsidR="00FB5EB5">
        <w:fldChar w:fldCharType="end"/>
      </w:r>
      <w:r>
        <w:t>.</w:t>
      </w:r>
    </w:p>
    <w:p w:rsidR="00E71015" w:rsidRPr="002F0BFA" w:rsidRDefault="00E71015" w:rsidP="00765D33"/>
    <w:p w:rsidR="00EC6446" w:rsidRPr="002F0BFA" w:rsidRDefault="00EC6446" w:rsidP="00BC1EC2">
      <w:pPr>
        <w:pStyle w:val="Titre3"/>
        <w:rPr>
          <w:lang w:val="en-GB"/>
        </w:rPr>
      </w:pPr>
      <w:bookmarkStart w:id="76" w:name="_Toc397350253"/>
      <w:r w:rsidRPr="002F0BFA">
        <w:rPr>
          <w:lang w:val="en-GB"/>
        </w:rPr>
        <w:t xml:space="preserve">Component “KDM </w:t>
      </w:r>
      <w:r w:rsidR="00F27BDD">
        <w:rPr>
          <w:lang w:val="en-GB"/>
        </w:rPr>
        <w:t>Source</w:t>
      </w:r>
      <w:r w:rsidRPr="002F0BFA">
        <w:rPr>
          <w:lang w:val="en-GB"/>
        </w:rPr>
        <w:t xml:space="preserve"> Model Discoverer from Java</w:t>
      </w:r>
      <w:r w:rsidR="00B6021C" w:rsidRPr="002F0BFA">
        <w:rPr>
          <w:lang w:val="en-GB"/>
        </w:rPr>
        <w:t xml:space="preserve"> project</w:t>
      </w:r>
      <w:r w:rsidRPr="002F0BFA">
        <w:rPr>
          <w:lang w:val="en-GB"/>
        </w:rPr>
        <w:t>”</w:t>
      </w:r>
      <w:bookmarkEnd w:id="76"/>
    </w:p>
    <w:p w:rsidR="00DF73C6" w:rsidRDefault="00DF73C6" w:rsidP="00E76F26">
      <w:r>
        <w:t xml:space="preserve">This component </w:t>
      </w:r>
      <w:r w:rsidR="00E76F26">
        <w:t xml:space="preserve">allows obtaining </w:t>
      </w:r>
      <w:r>
        <w:t>KDM Source model</w:t>
      </w:r>
      <w:r w:rsidR="00E76F26">
        <w:t xml:space="preserve"> out of any Java </w:t>
      </w:r>
      <w:r>
        <w:t xml:space="preserve">project, using an </w:t>
      </w:r>
      <w:proofErr w:type="spellStart"/>
      <w:r>
        <w:t>Ecore</w:t>
      </w:r>
      <w:proofErr w:type="spellEnd"/>
      <w:r>
        <w:t xml:space="preserve"> implementation of the OMG KDM metamodel</w:t>
      </w:r>
      <w:r w:rsidR="00E76F26">
        <w:t xml:space="preserve">. </w:t>
      </w:r>
      <w:r>
        <w:t>Basically, this KDM Source</w:t>
      </w:r>
      <w:r w:rsidR="00E76F26">
        <w:t xml:space="preserve"> model represent</w:t>
      </w:r>
      <w:r>
        <w:t>s</w:t>
      </w:r>
      <w:r w:rsidR="00E76F26">
        <w:t xml:space="preserve"> </w:t>
      </w:r>
      <w:r>
        <w:t xml:space="preserve">the different </w:t>
      </w:r>
      <w:r w:rsidR="005A3560">
        <w:t>software entities composing the Java projects (</w:t>
      </w:r>
      <w:r w:rsidR="009E6A92">
        <w:t>directories, source files, binary files, configuration files, etc.</w:t>
      </w:r>
      <w:r w:rsidR="005A3560">
        <w:t>)</w:t>
      </w:r>
      <w:r w:rsidR="000A5A81">
        <w:t>.</w:t>
      </w:r>
      <w:r w:rsidR="00DC0B89">
        <w:t xml:space="preserve"> </w:t>
      </w:r>
      <w:r>
        <w:t>It is important to note that, contrary to the KDM Code model, t</w:t>
      </w:r>
      <w:r w:rsidR="002C5418">
        <w:t>h</w:t>
      </w:r>
      <w:r w:rsidR="00865459">
        <w:t>e obtained</w:t>
      </w:r>
      <w:r w:rsidR="002C5418">
        <w:t xml:space="preserve"> model is more high-</w:t>
      </w:r>
      <w:r>
        <w:t>level and does not provide details on the insights of the described artefacts.</w:t>
      </w:r>
    </w:p>
    <w:p w:rsidR="00A1325C" w:rsidRDefault="00AC1927" w:rsidP="00A1325C">
      <w:pPr>
        <w:jc w:val="center"/>
      </w:pPr>
      <w:r>
        <w:rPr>
          <w:noProof/>
          <w:lang w:val="fr-FR" w:eastAsia="fr-FR"/>
        </w:rPr>
        <w:lastRenderedPageBreak/>
        <w:drawing>
          <wp:inline distT="0" distB="0" distL="0" distR="0" wp14:anchorId="77301A1E" wp14:editId="0B66E1AB">
            <wp:extent cx="4777236" cy="2066167"/>
            <wp:effectExtent l="114300" t="76200" r="156714" b="67433"/>
            <wp:docPr id="7" name="Image 6" descr="Gazeeter-KDM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zeeter-KDMsource.png"/>
                    <pic:cNvPicPr/>
                  </pic:nvPicPr>
                  <pic:blipFill>
                    <a:blip r:embed="rId19" cstate="print"/>
                    <a:stretch>
                      <a:fillRect/>
                    </a:stretch>
                  </pic:blipFill>
                  <pic:spPr>
                    <a:xfrm>
                      <a:off x="0" y="0"/>
                      <a:ext cx="4778741" cy="2066818"/>
                    </a:xfrm>
                    <a:prstGeom prst="rect">
                      <a:avLst/>
                    </a:prstGeom>
                    <a:ln w="6350">
                      <a:solidFill>
                        <a:schemeClr val="tx1"/>
                      </a:solidFill>
                    </a:ln>
                    <a:effectLst>
                      <a:outerShdw blurRad="63500" sx="102000" sy="102000" algn="ctr" rotWithShape="0">
                        <a:prstClr val="black">
                          <a:alpha val="40000"/>
                        </a:prstClr>
                      </a:outerShdw>
                    </a:effectLst>
                  </pic:spPr>
                </pic:pic>
              </a:graphicData>
            </a:graphic>
          </wp:inline>
        </w:drawing>
      </w:r>
    </w:p>
    <w:p w:rsidR="00A1325C" w:rsidRPr="0063115C" w:rsidRDefault="00FA1FE3" w:rsidP="00A1325C">
      <w:pPr>
        <w:pStyle w:val="Lgende"/>
        <w:jc w:val="center"/>
        <w:rPr>
          <w:color w:val="auto"/>
        </w:rPr>
      </w:pPr>
      <w:bookmarkStart w:id="77" w:name="_Toc397350329"/>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8</w:t>
      </w:r>
      <w:r w:rsidR="00FB5EB5" w:rsidRPr="0063115C">
        <w:rPr>
          <w:noProof/>
          <w:color w:val="auto"/>
        </w:rPr>
        <w:fldChar w:fldCharType="end"/>
      </w:r>
      <w:r w:rsidRPr="0063115C">
        <w:rPr>
          <w:color w:val="auto"/>
        </w:rPr>
        <w:t xml:space="preserve"> KDM Source model opened in the </w:t>
      </w:r>
      <w:proofErr w:type="spellStart"/>
      <w:r w:rsidRPr="0063115C">
        <w:rPr>
          <w:color w:val="auto"/>
        </w:rPr>
        <w:t>MoDisco</w:t>
      </w:r>
      <w:proofErr w:type="spellEnd"/>
      <w:r w:rsidRPr="0063115C">
        <w:rPr>
          <w:color w:val="auto"/>
        </w:rPr>
        <w:t xml:space="preserve"> Model Browser</w:t>
      </w:r>
      <w:bookmarkEnd w:id="77"/>
    </w:p>
    <w:p w:rsidR="00E76F26" w:rsidRDefault="0008626B" w:rsidP="00E76F26">
      <w:r>
        <w:t>The component</w:t>
      </w:r>
      <w:r w:rsidR="00E76F26">
        <w:t xml:space="preserve"> is provided by the Eclipse </w:t>
      </w:r>
      <w:proofErr w:type="spellStart"/>
      <w:r w:rsidR="00E76F26">
        <w:t>MoDisco</w:t>
      </w:r>
      <w:proofErr w:type="spellEnd"/>
      <w:r w:rsidR="00E76F26">
        <w:t xml:space="preserve"> project (initiated and created within the context of the IST-FP6 MODELPLEX EU project). However, it is practically reused in ARTIST (as an individual component or to provide inputs to some newly developed components) and so is considered as a base component from the ARTIST Model Discovery Toolbox.</w:t>
      </w:r>
    </w:p>
    <w:p w:rsidR="00E76F26" w:rsidRDefault="00E76F26" w:rsidP="00E76F26">
      <w:r>
        <w:t xml:space="preserve">This particular component is implemented as Eclipse plugins using Java, JDT (notably the parsing capabilities) </w:t>
      </w:r>
      <w:r w:rsidR="00FB5EB5">
        <w:fldChar w:fldCharType="begin"/>
      </w:r>
      <w:r>
        <w:instrText xml:space="preserve"> REF _Ref366584957 \n \h </w:instrText>
      </w:r>
      <w:r w:rsidR="00FB5EB5">
        <w:fldChar w:fldCharType="separate"/>
      </w:r>
      <w:r w:rsidR="001C00C2">
        <w:t>[3]</w:t>
      </w:r>
      <w:r w:rsidR="00FB5EB5">
        <w:fldChar w:fldCharType="end"/>
      </w:r>
      <w:r>
        <w:t xml:space="preserve"> and being based on EMF </w:t>
      </w:r>
      <w:r w:rsidR="00FB5EB5">
        <w:fldChar w:fldCharType="begin"/>
      </w:r>
      <w:r>
        <w:instrText xml:space="preserve"> REF _Ref366068067 \n \h </w:instrText>
      </w:r>
      <w:r w:rsidR="00FB5EB5">
        <w:fldChar w:fldCharType="separate"/>
      </w:r>
      <w:r w:rsidR="001C00C2">
        <w:t>[2]</w:t>
      </w:r>
      <w:r w:rsidR="00FB5EB5">
        <w:fldChar w:fldCharType="end"/>
      </w:r>
      <w:r>
        <w:t xml:space="preserve">. It is open source and available under the Eclipse Public License (EPL) </w:t>
      </w:r>
      <w:r w:rsidR="00FB5EB5">
        <w:fldChar w:fldCharType="begin"/>
      </w:r>
      <w:r>
        <w:instrText xml:space="preserve"> REF _Ref366228617 \n \h </w:instrText>
      </w:r>
      <w:r w:rsidR="00FB5EB5">
        <w:fldChar w:fldCharType="separate"/>
      </w:r>
      <w:r w:rsidR="001C00C2">
        <w:t>[5]</w:t>
      </w:r>
      <w:r w:rsidR="00FB5EB5">
        <w:fldChar w:fldCharType="end"/>
      </w:r>
      <w:r>
        <w:t>.</w:t>
      </w:r>
    </w:p>
    <w:p w:rsidR="00E71015" w:rsidRDefault="00E76F26" w:rsidP="00E76F26">
      <w:r>
        <w:t xml:space="preserve">For more information, reference documentation or download/installation instructions, please go to the </w:t>
      </w:r>
      <w:proofErr w:type="spellStart"/>
      <w:r>
        <w:t>MoDisco</w:t>
      </w:r>
      <w:proofErr w:type="spellEnd"/>
      <w:r>
        <w:t xml:space="preserve"> homepage </w:t>
      </w:r>
      <w:r w:rsidR="00FB5EB5">
        <w:fldChar w:fldCharType="begin"/>
      </w:r>
      <w:r>
        <w:instrText xml:space="preserve"> REF _Ref366068078 \n \h </w:instrText>
      </w:r>
      <w:r w:rsidR="00FB5EB5">
        <w:fldChar w:fldCharType="separate"/>
      </w:r>
      <w:r w:rsidR="001C00C2">
        <w:t>[4]</w:t>
      </w:r>
      <w:r w:rsidR="00FB5EB5">
        <w:fldChar w:fldCharType="end"/>
      </w:r>
      <w:r>
        <w:t>.</w:t>
      </w:r>
    </w:p>
    <w:p w:rsidR="00217F49" w:rsidRPr="002F0BFA" w:rsidRDefault="00217F49" w:rsidP="00765D33"/>
    <w:p w:rsidR="00A45FDB" w:rsidRPr="002F0BFA" w:rsidRDefault="00A45FDB" w:rsidP="00BC1EC2">
      <w:pPr>
        <w:pStyle w:val="Titre3"/>
        <w:rPr>
          <w:lang w:val="en-GB"/>
        </w:rPr>
      </w:pPr>
      <w:bookmarkStart w:id="78" w:name="_Toc397350254"/>
      <w:r w:rsidRPr="002F0BFA">
        <w:rPr>
          <w:lang w:val="en-GB"/>
        </w:rPr>
        <w:t xml:space="preserve">Component </w:t>
      </w:r>
      <w:r w:rsidR="006421C5" w:rsidRPr="002F0BFA">
        <w:rPr>
          <w:lang w:val="en-GB"/>
        </w:rPr>
        <w:t>“Generic UML Profile Discoverer from Java API/library”</w:t>
      </w:r>
      <w:bookmarkEnd w:id="78"/>
    </w:p>
    <w:p w:rsidR="00A45FDB" w:rsidRPr="002F0BFA" w:rsidRDefault="00A45FDB" w:rsidP="00BC1EC2">
      <w:pPr>
        <w:pStyle w:val="Titre4"/>
      </w:pPr>
      <w:bookmarkStart w:id="79" w:name="_Toc397350255"/>
      <w:r w:rsidRPr="002F0BFA">
        <w:t>Overview</w:t>
      </w:r>
      <w:bookmarkEnd w:id="79"/>
    </w:p>
    <w:p w:rsidR="002C29E2" w:rsidRPr="002F0BFA" w:rsidRDefault="00A45FDB" w:rsidP="00A45FDB">
      <w:r w:rsidRPr="002F0BFA">
        <w:t>Most modern programming languages nowadays provide a mechanism to express attributes over program elements, which lead</w:t>
      </w:r>
      <w:r w:rsidR="00941DE1">
        <w:t>s</w:t>
      </w:r>
      <w:r w:rsidRPr="002F0BFA">
        <w:t xml:space="preserve"> to what is called attribute-oriented programming. Utilizing meta-attributes is widely adopted in practice and supported in several programming languages through, for example, annotations in Java and Scala, attributes in C#, and decorators in Python. The focus of the </w:t>
      </w:r>
      <w:r w:rsidRPr="002F0BFA">
        <w:rPr>
          <w:i/>
        </w:rPr>
        <w:t>Profile Discoverer</w:t>
      </w:r>
      <w:r w:rsidRPr="002F0BFA">
        <w:t xml:space="preserve"> component is on Java annotations as Java already introduced the concept in 2004 and, therefore, many known libraries have embraced them, such as the Java Persistence API (JPA) to denote strong and weak entities, Enterprise Java Beans (EJB) to manage the state of session beans, Spring to provide inversion of control and dependency injection, and </w:t>
      </w:r>
      <w:proofErr w:type="spellStart"/>
      <w:r w:rsidR="00134674">
        <w:t>FindBugs</w:t>
      </w:r>
      <w:proofErr w:type="spellEnd"/>
      <w:r w:rsidR="00134674" w:rsidRPr="002F0BFA">
        <w:t xml:space="preserve"> </w:t>
      </w:r>
      <w:r w:rsidRPr="002F0BFA">
        <w:t>to define non-</w:t>
      </w:r>
      <w:proofErr w:type="spellStart"/>
      <w:r w:rsidRPr="002F0BFA">
        <w:t>nullness</w:t>
      </w:r>
      <w:proofErr w:type="spellEnd"/>
      <w:r w:rsidRPr="002F0BFA">
        <w:t xml:space="preserve"> for method parameters and return values.</w:t>
      </w:r>
    </w:p>
    <w:p w:rsidR="00A45FDB" w:rsidRDefault="00A45FDB" w:rsidP="00A45FDB">
      <w:r w:rsidRPr="002F0BFA">
        <w:t>The practical value of attributes has not only been recognized at the programming level but also at the modelling level. Notably, in UML, stereotypes show similar representational capabilities as annotations in Java. Therefore, UML stereotypes can be derived from established libraries and frameworks in order to produce corresponding UML Profiles</w:t>
      </w:r>
      <w:r w:rsidR="0016606E">
        <w:t xml:space="preserve"> (cf. example from </w:t>
      </w:r>
      <w:r w:rsidR="00FB5EB5">
        <w:fldChar w:fldCharType="begin"/>
      </w:r>
      <w:r w:rsidR="0016606E">
        <w:instrText xml:space="preserve"> REF _Ref366841947 \h </w:instrText>
      </w:r>
      <w:r w:rsidR="00FB5EB5">
        <w:fldChar w:fldCharType="separate"/>
      </w:r>
      <w:r w:rsidR="001C00C2" w:rsidRPr="0063115C">
        <w:t xml:space="preserve">Figure </w:t>
      </w:r>
      <w:r w:rsidR="001C00C2">
        <w:rPr>
          <w:noProof/>
        </w:rPr>
        <w:t>9</w:t>
      </w:r>
      <w:r w:rsidR="00FB5EB5">
        <w:fldChar w:fldCharType="end"/>
      </w:r>
      <w:r w:rsidR="0016606E">
        <w:t>)</w:t>
      </w:r>
      <w:r w:rsidRPr="002F0BFA">
        <w:t xml:space="preserve">. The availability of UML Profiles ensures that annotations in the </w:t>
      </w:r>
      <w:r w:rsidR="00DD1F65">
        <w:t>existing</w:t>
      </w:r>
      <w:r w:rsidRPr="002F0BFA">
        <w:t xml:space="preserve"> software can also be represented at the modelling level. In D8.3.1, the application of UML stereotypes throughout the reverse-engineering of UML models from Java code is demonstrated. </w:t>
      </w:r>
      <w:r w:rsidR="00134674" w:rsidRPr="00134674">
        <w:t xml:space="preserve">Thereby, applied stereotypes capture platform-specific information, where the platform refers to the annotation-based Java library from the corresponding UML Profile was </w:t>
      </w:r>
      <w:r w:rsidR="00134674" w:rsidRPr="00134674">
        <w:lastRenderedPageBreak/>
        <w:t>discovered. These stereotypes are exploited in the context of model understanding to produce dedicated model views or model slices. For instance, the UML Profile of the Java Persistence API (JPA) provides stereotypes to define entities (</w:t>
      </w:r>
      <w:r w:rsidR="007B33EF" w:rsidRPr="007B33EF">
        <w:rPr>
          <w:rFonts w:ascii="Consolas" w:hAnsi="Consolas" w:cs="Consolas"/>
        </w:rPr>
        <w:t>@Entity</w:t>
      </w:r>
      <w:r w:rsidR="00134674" w:rsidRPr="00134674">
        <w:t xml:space="preserve"> annotation) and embeddable entities (</w:t>
      </w:r>
      <w:r w:rsidR="007B33EF" w:rsidRPr="007B33EF">
        <w:rPr>
          <w:rFonts w:ascii="Consolas" w:hAnsi="Consolas" w:cs="Consolas"/>
        </w:rPr>
        <w:t>@Embeddable</w:t>
      </w:r>
      <w:r w:rsidR="00134674" w:rsidRPr="00134674">
        <w:t xml:space="preserve"> annotation) at the model</w:t>
      </w:r>
      <w:r w:rsidR="001D0CDB">
        <w:t>l</w:t>
      </w:r>
      <w:r w:rsidR="00134674" w:rsidRPr="00134674">
        <w:t xml:space="preserve">ing level. Based on these stereotypes, a model slice can be computed that refers to the domain model of a reverse-engineered application. Furthermore, such stereotypes facilitate the improvement of reverse-engineered UML model from a qualitative perspective. Considering again the JPA-based UML Profile, associations annotated by the </w:t>
      </w:r>
      <w:r w:rsidR="00134674" w:rsidRPr="001D0CDB">
        <w:rPr>
          <w:i/>
        </w:rPr>
        <w:t>Embedded</w:t>
      </w:r>
      <w:r w:rsidR="00134674" w:rsidRPr="00134674">
        <w:t xml:space="preserve"> stereotype can be turned into composition relationships. In general, distinguishing between composition relationships and plain association relationships is not easily to achieve. From the perspective of the forward-engineering, UML stereotypes can be used to render UML models more specific. Stereotyped UML models leverage the development of code generators that produce platform-specific code. Such code generators are currently developed in the context of WP9.  In this way, the UML Profile Discoverer acts as enabler for both reverse-engineering scenarios as well as forward-engineering scenarios by providing the required platform-specific UML Profile.</w:t>
      </w:r>
    </w:p>
    <w:p w:rsidR="002C29E2" w:rsidRDefault="005A7608" w:rsidP="002C29E2">
      <w:pPr>
        <w:jc w:val="center"/>
      </w:pPr>
      <w:r w:rsidRPr="005A7608">
        <w:rPr>
          <w:noProof/>
          <w:lang w:val="fr-FR" w:eastAsia="fr-FR"/>
        </w:rPr>
        <w:drawing>
          <wp:inline distT="0" distB="0" distL="0" distR="0" wp14:anchorId="04EC1ED6" wp14:editId="7167B6AE">
            <wp:extent cx="4804339" cy="3201009"/>
            <wp:effectExtent l="114300" t="76200" r="148661" b="94641"/>
            <wp:docPr id="16" name="Image 13" descr="TUWien_Objectify_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Wien_Objectify_ClassDiagram1.png"/>
                    <pic:cNvPicPr/>
                  </pic:nvPicPr>
                  <pic:blipFill>
                    <a:blip r:embed="rId20" cstate="print"/>
                    <a:stretch>
                      <a:fillRect/>
                    </a:stretch>
                  </pic:blipFill>
                  <pic:spPr>
                    <a:xfrm>
                      <a:off x="0" y="0"/>
                      <a:ext cx="4806088" cy="3202175"/>
                    </a:xfrm>
                    <a:prstGeom prst="rect">
                      <a:avLst/>
                    </a:prstGeom>
                    <a:ln w="6350">
                      <a:solidFill>
                        <a:schemeClr val="tx1"/>
                      </a:solidFill>
                    </a:ln>
                    <a:effectLst>
                      <a:outerShdw blurRad="63500" sx="102000" sy="102000" algn="ctr" rotWithShape="0">
                        <a:prstClr val="black">
                          <a:alpha val="40000"/>
                        </a:prstClr>
                      </a:outerShdw>
                    </a:effectLst>
                  </pic:spPr>
                </pic:pic>
              </a:graphicData>
            </a:graphic>
          </wp:inline>
        </w:drawing>
      </w:r>
    </w:p>
    <w:p w:rsidR="002C29E2" w:rsidRPr="0063115C" w:rsidRDefault="002C29E2" w:rsidP="002C29E2">
      <w:pPr>
        <w:pStyle w:val="Lgende"/>
        <w:jc w:val="center"/>
        <w:rPr>
          <w:color w:val="auto"/>
        </w:rPr>
      </w:pPr>
      <w:bookmarkStart w:id="80" w:name="_Ref366841947"/>
      <w:bookmarkStart w:id="81" w:name="_Toc397350330"/>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9</w:t>
      </w:r>
      <w:r w:rsidR="00FB5EB5" w:rsidRPr="0063115C">
        <w:rPr>
          <w:color w:val="auto"/>
        </w:rPr>
        <w:fldChar w:fldCharType="end"/>
      </w:r>
      <w:bookmarkEnd w:id="80"/>
      <w:r w:rsidRPr="0063115C">
        <w:rPr>
          <w:color w:val="auto"/>
        </w:rPr>
        <w:t xml:space="preserve"> UML Profile model discovered from a Java library (</w:t>
      </w:r>
      <w:r w:rsidRPr="0063115C">
        <w:rPr>
          <w:i/>
          <w:color w:val="auto"/>
        </w:rPr>
        <w:t>jar</w:t>
      </w:r>
      <w:r w:rsidRPr="0063115C">
        <w:rPr>
          <w:color w:val="auto"/>
        </w:rPr>
        <w:t xml:space="preserve"> file)</w:t>
      </w:r>
      <w:bookmarkEnd w:id="81"/>
    </w:p>
    <w:p w:rsidR="00A45FDB" w:rsidRPr="002F0BFA" w:rsidRDefault="00A45FDB" w:rsidP="00BC1EC2">
      <w:pPr>
        <w:pStyle w:val="Titre4"/>
      </w:pPr>
      <w:bookmarkStart w:id="82" w:name="_Toc397350256"/>
      <w:r w:rsidRPr="002F0BFA">
        <w:t>Functional Description</w:t>
      </w:r>
      <w:bookmarkEnd w:id="82"/>
    </w:p>
    <w:p w:rsidR="00A45FDB" w:rsidRPr="002F0BFA" w:rsidRDefault="00A45FDB" w:rsidP="00A45FDB">
      <w:r w:rsidRPr="002F0BFA">
        <w:t>The entry-point for the UML Profile discovery, as depicted in</w:t>
      </w:r>
      <w:r w:rsidR="00107083">
        <w:t xml:space="preserve"> </w:t>
      </w:r>
      <w:r w:rsidR="00FB5EB5">
        <w:fldChar w:fldCharType="begin"/>
      </w:r>
      <w:r w:rsidR="00107083">
        <w:instrText xml:space="preserve"> REF _Ref366686107 \h </w:instrText>
      </w:r>
      <w:r w:rsidR="00FB5EB5">
        <w:fldChar w:fldCharType="separate"/>
      </w:r>
      <w:r w:rsidR="001C00C2" w:rsidRPr="0063115C">
        <w:t xml:space="preserve">Figure </w:t>
      </w:r>
      <w:r w:rsidR="001C00C2">
        <w:rPr>
          <w:noProof/>
        </w:rPr>
        <w:t>10</w:t>
      </w:r>
      <w:r w:rsidR="00FB5EB5">
        <w:fldChar w:fldCharType="end"/>
      </w:r>
      <w:r w:rsidRPr="002F0BFA">
        <w:t xml:space="preserve">, is </w:t>
      </w:r>
      <w:r w:rsidRPr="002F0BFA">
        <w:rPr>
          <w:i/>
        </w:rPr>
        <w:t>Java Code</w:t>
      </w:r>
      <w:r w:rsidRPr="002F0BFA">
        <w:t xml:space="preserve"> that is converted into a corresponding </w:t>
      </w:r>
      <w:r w:rsidRPr="002F0BFA">
        <w:rPr>
          <w:i/>
        </w:rPr>
        <w:t>Code Model</w:t>
      </w:r>
      <w:r w:rsidR="00B50BFB">
        <w:t xml:space="preserve"> thanks to the previously presented Java Code Model Discoverer</w:t>
      </w:r>
      <w:r w:rsidRPr="002F0BFA">
        <w:t xml:space="preserve">. </w:t>
      </w:r>
      <w:r w:rsidRPr="002F0BFA">
        <w:rPr>
          <w:i/>
        </w:rPr>
        <w:t>Code Models</w:t>
      </w:r>
      <w:r w:rsidRPr="002F0BFA">
        <w:t xml:space="preserve"> are the basis for discovering UML Profiles, as depicted in (2a). </w:t>
      </w:r>
      <w:r w:rsidR="00941DE1">
        <w:t>These UML Profiles</w:t>
      </w:r>
      <w:r w:rsidR="00941DE1" w:rsidRPr="002F0BFA">
        <w:t xml:space="preserve"> </w:t>
      </w:r>
      <w:r w:rsidRPr="002F0BFA">
        <w:t xml:space="preserve">serve as foundation for annotating UML models with the same meta-information as Java code elements. Before </w:t>
      </w:r>
      <w:r w:rsidR="00941E35">
        <w:t xml:space="preserve">the </w:t>
      </w:r>
      <w:r w:rsidRPr="002F0BFA">
        <w:t xml:space="preserve">UML stereotypes </w:t>
      </w:r>
      <w:r w:rsidR="00941E35">
        <w:t>(</w:t>
      </w:r>
      <w:r w:rsidR="00941DE1">
        <w:t>included in the profile</w:t>
      </w:r>
      <w:r w:rsidR="00941E35">
        <w:t>)</w:t>
      </w:r>
      <w:r w:rsidR="00941DE1">
        <w:t xml:space="preserve"> </w:t>
      </w:r>
      <w:r w:rsidRPr="002F0BFA">
        <w:t xml:space="preserve">can be applied, they need to be defined. As shown in (2b), such a definition produces what we call UML Profile+. Basically, in this step, an </w:t>
      </w:r>
      <w:proofErr w:type="spellStart"/>
      <w:r w:rsidRPr="002F0BFA">
        <w:t>Ecore</w:t>
      </w:r>
      <w:proofErr w:type="spellEnd"/>
      <w:r w:rsidRPr="002F0BFA">
        <w:t>-based metamodel is generated that allows an instantiation of the UML stereotypes in the same way as any other UML element is instantiated.</w:t>
      </w:r>
    </w:p>
    <w:p w:rsidR="00A45FDB" w:rsidRDefault="00A45FDB" w:rsidP="00A45FDB">
      <w:pPr>
        <w:keepNext/>
        <w:jc w:val="center"/>
      </w:pPr>
      <w:r w:rsidRPr="002F0BFA">
        <w:rPr>
          <w:noProof/>
          <w:lang w:val="fr-FR" w:eastAsia="fr-FR"/>
        </w:rPr>
        <w:lastRenderedPageBreak/>
        <w:drawing>
          <wp:inline distT="0" distB="0" distL="0" distR="0" wp14:anchorId="32D8213B" wp14:editId="287F9D31">
            <wp:extent cx="4644630" cy="1296063"/>
            <wp:effectExtent l="133350" t="0" r="11787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Overvi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6365" cy="1302128"/>
                    </a:xfrm>
                    <a:prstGeom prst="rect">
                      <a:avLst/>
                    </a:prstGeom>
                    <a:effectLst>
                      <a:outerShdw blurRad="63500" sx="102000" sy="102000" algn="ctr" rotWithShape="0">
                        <a:prstClr val="black">
                          <a:alpha val="40000"/>
                        </a:prstClr>
                      </a:outerShdw>
                    </a:effectLst>
                  </pic:spPr>
                </pic:pic>
              </a:graphicData>
            </a:graphic>
          </wp:inline>
        </w:drawing>
      </w:r>
    </w:p>
    <w:p w:rsidR="00A45FDB" w:rsidRPr="0063115C" w:rsidRDefault="00FA1FE3" w:rsidP="00400E2F">
      <w:pPr>
        <w:pStyle w:val="Lgende"/>
        <w:jc w:val="center"/>
        <w:rPr>
          <w:color w:val="auto"/>
        </w:rPr>
      </w:pPr>
      <w:bookmarkStart w:id="83" w:name="_Ref366686107"/>
      <w:bookmarkStart w:id="84" w:name="_Toc397350331"/>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10</w:t>
      </w:r>
      <w:r w:rsidR="00FB5EB5" w:rsidRPr="0063115C">
        <w:rPr>
          <w:noProof/>
          <w:color w:val="auto"/>
        </w:rPr>
        <w:fldChar w:fldCharType="end"/>
      </w:r>
      <w:bookmarkEnd w:id="83"/>
      <w:r w:rsidRPr="0063115C">
        <w:rPr>
          <w:color w:val="auto"/>
        </w:rPr>
        <w:t xml:space="preserve"> Conceptual Overview of the UML Profile Discoverer</w:t>
      </w:r>
      <w:bookmarkEnd w:id="84"/>
    </w:p>
    <w:p w:rsidR="00A45FDB" w:rsidRPr="002F0BFA" w:rsidRDefault="00A45FDB" w:rsidP="00BC1EC2">
      <w:pPr>
        <w:pStyle w:val="Titre4"/>
      </w:pPr>
      <w:bookmarkStart w:id="85" w:name="_Toc397350257"/>
      <w:r w:rsidRPr="002F0BFA">
        <w:t>Technical Specifications</w:t>
      </w:r>
      <w:bookmarkEnd w:id="85"/>
    </w:p>
    <w:p w:rsidR="00A45FDB" w:rsidRPr="002F0BFA" w:rsidRDefault="00A45FDB" w:rsidP="00A45FDB">
      <w:pPr>
        <w:pStyle w:val="Paragraphedeliste"/>
        <w:numPr>
          <w:ilvl w:val="0"/>
          <w:numId w:val="18"/>
        </w:numPr>
      </w:pPr>
      <w:r w:rsidRPr="002F0BFA">
        <w:t>Languages</w:t>
      </w:r>
    </w:p>
    <w:p w:rsidR="00A45FDB" w:rsidRPr="002F0BFA" w:rsidRDefault="00A45FDB" w:rsidP="00A45FDB">
      <w:pPr>
        <w:pStyle w:val="Paragraphedeliste"/>
        <w:numPr>
          <w:ilvl w:val="1"/>
          <w:numId w:val="18"/>
        </w:numPr>
      </w:pPr>
      <w:r w:rsidRPr="002F0BFA">
        <w:t>ATL for the model transformations</w:t>
      </w:r>
    </w:p>
    <w:p w:rsidR="00A45FDB" w:rsidRPr="002F0BFA" w:rsidRDefault="00A45FDB" w:rsidP="00A45FDB">
      <w:pPr>
        <w:pStyle w:val="Paragraphedeliste"/>
        <w:numPr>
          <w:ilvl w:val="1"/>
          <w:numId w:val="18"/>
        </w:numPr>
      </w:pPr>
      <w:r w:rsidRPr="002F0BFA">
        <w:t>UML for the Profile representation</w:t>
      </w:r>
    </w:p>
    <w:p w:rsidR="00A45FDB" w:rsidRPr="002F0BFA" w:rsidRDefault="00A45FDB" w:rsidP="00A45FDB">
      <w:pPr>
        <w:pStyle w:val="Paragraphedeliste"/>
        <w:numPr>
          <w:ilvl w:val="1"/>
          <w:numId w:val="18"/>
        </w:numPr>
      </w:pPr>
      <w:r w:rsidRPr="002F0BFA">
        <w:t>Java Profile for Java specifics</w:t>
      </w:r>
    </w:p>
    <w:p w:rsidR="00A45FDB" w:rsidRPr="002F0BFA" w:rsidRDefault="00A45FDB" w:rsidP="00A45FDB">
      <w:pPr>
        <w:pStyle w:val="Paragraphedeliste"/>
        <w:numPr>
          <w:ilvl w:val="0"/>
          <w:numId w:val="18"/>
        </w:numPr>
      </w:pPr>
      <w:r w:rsidRPr="002F0BFA">
        <w:t>Status: Alpha</w:t>
      </w:r>
    </w:p>
    <w:p w:rsidR="00A45FDB" w:rsidRPr="002F0BFA" w:rsidRDefault="00A45FDB" w:rsidP="00A45FDB">
      <w:pPr>
        <w:pStyle w:val="Paragraphedeliste"/>
        <w:numPr>
          <w:ilvl w:val="0"/>
          <w:numId w:val="18"/>
        </w:numPr>
      </w:pPr>
      <w:r w:rsidRPr="002F0BFA">
        <w:t>Release: 0.1</w:t>
      </w:r>
    </w:p>
    <w:p w:rsidR="00A45FDB" w:rsidRPr="002F0BFA" w:rsidRDefault="00A45FDB" w:rsidP="00BC1EC2">
      <w:pPr>
        <w:pStyle w:val="Titre4"/>
      </w:pPr>
      <w:bookmarkStart w:id="86" w:name="_Toc397350258"/>
      <w:r w:rsidRPr="002F0BFA">
        <w:t>Download and installation instructions</w:t>
      </w:r>
      <w:bookmarkEnd w:id="86"/>
    </w:p>
    <w:p w:rsidR="003C0F18" w:rsidRPr="002F0BFA" w:rsidRDefault="003C0F18" w:rsidP="003C0F18">
      <w:r w:rsidRPr="002F0BFA">
        <w:t>Th</w:t>
      </w:r>
      <w:r>
        <w:t>is</w:t>
      </w:r>
      <w:r w:rsidRPr="002F0BFA">
        <w:t xml:space="preserve"> component requires the following software </w:t>
      </w:r>
      <w:r>
        <w:t>to be installed</w:t>
      </w:r>
      <w:r w:rsidRPr="002F0BFA">
        <w:t>:</w:t>
      </w:r>
    </w:p>
    <w:p w:rsidR="003C0F18" w:rsidRPr="002F0BFA" w:rsidRDefault="003C0F18" w:rsidP="003C0F18">
      <w:pPr>
        <w:pStyle w:val="Paragraphedeliste"/>
        <w:numPr>
          <w:ilvl w:val="0"/>
          <w:numId w:val="19"/>
        </w:numPr>
      </w:pPr>
      <w:r w:rsidRPr="002F0BFA">
        <w:t xml:space="preserve">Eclipse </w:t>
      </w:r>
      <w:r>
        <w:t xml:space="preserve">Platform (get the latest </w:t>
      </w:r>
      <w:r w:rsidRPr="002F0BFA">
        <w:t xml:space="preserve">Eclipse </w:t>
      </w:r>
      <w:proofErr w:type="spellStart"/>
      <w:r w:rsidRPr="002F0BFA">
        <w:t>Modeling</w:t>
      </w:r>
      <w:proofErr w:type="spellEnd"/>
      <w:r w:rsidRPr="002F0BFA">
        <w:t xml:space="preserve"> </w:t>
      </w:r>
      <w:r>
        <w:t>bundle</w:t>
      </w:r>
      <w:r w:rsidRPr="002F0BFA">
        <w:t>)</w:t>
      </w:r>
    </w:p>
    <w:p w:rsidR="003C0F18" w:rsidRPr="002F0BFA" w:rsidRDefault="003C0F18" w:rsidP="003C0F18">
      <w:pPr>
        <w:pStyle w:val="Paragraphedeliste"/>
        <w:numPr>
          <w:ilvl w:val="0"/>
          <w:numId w:val="19"/>
        </w:numPr>
      </w:pPr>
      <w:r>
        <w:t xml:space="preserve">Eclipse </w:t>
      </w:r>
      <w:proofErr w:type="spellStart"/>
      <w:r>
        <w:t>MoDisco</w:t>
      </w:r>
      <w:proofErr w:type="spellEnd"/>
      <w:r>
        <w:t xml:space="preserve"> SDK</w:t>
      </w:r>
    </w:p>
    <w:p w:rsidR="003C0F18" w:rsidRPr="002F0BFA" w:rsidRDefault="003C0F18" w:rsidP="003C0F18">
      <w:pPr>
        <w:pStyle w:val="Paragraphedeliste"/>
        <w:numPr>
          <w:ilvl w:val="0"/>
          <w:numId w:val="19"/>
        </w:numPr>
      </w:pPr>
      <w:r>
        <w:t xml:space="preserve">Eclipse </w:t>
      </w:r>
      <w:r w:rsidRPr="002F0BFA">
        <w:t>ATL SDK</w:t>
      </w:r>
    </w:p>
    <w:p w:rsidR="003C0F18" w:rsidRDefault="003C0F18" w:rsidP="003C0F18">
      <w:pPr>
        <w:pStyle w:val="Paragraphedeliste"/>
        <w:numPr>
          <w:ilvl w:val="0"/>
          <w:numId w:val="19"/>
        </w:numPr>
      </w:pPr>
      <w:r>
        <w:t xml:space="preserve">Eclipse </w:t>
      </w:r>
      <w:r w:rsidRPr="002F0BFA">
        <w:t>UML2</w:t>
      </w:r>
    </w:p>
    <w:p w:rsidR="003C0F18" w:rsidRPr="002F0BFA" w:rsidRDefault="003C0F18" w:rsidP="003C0F18">
      <w:pPr>
        <w:pStyle w:val="Paragraphedeliste"/>
        <w:numPr>
          <w:ilvl w:val="0"/>
          <w:numId w:val="19"/>
        </w:numPr>
      </w:pPr>
      <w:r>
        <w:t>Java Profile</w:t>
      </w:r>
    </w:p>
    <w:p w:rsidR="003C0F18" w:rsidRPr="00DD1D25" w:rsidRDefault="003C0F18" w:rsidP="003C0F18">
      <w:r>
        <w:t>As for all components, t</w:t>
      </w:r>
      <w:r w:rsidRPr="002F0BFA">
        <w:t xml:space="preserve">he </w:t>
      </w:r>
      <w:r>
        <w:t xml:space="preserve">sources </w:t>
      </w:r>
      <w:r w:rsidRPr="002F0BFA">
        <w:t>can be downloaded from the public repository</w:t>
      </w:r>
      <w:r>
        <w:t xml:space="preserve"> (cf. section </w:t>
      </w:r>
      <w:r w:rsidR="00FB5EB5">
        <w:fldChar w:fldCharType="begin"/>
      </w:r>
      <w:r w:rsidR="00175C68">
        <w:instrText xml:space="preserve"> REF _Ref367692997 \n \h </w:instrText>
      </w:r>
      <w:r w:rsidR="00FB5EB5">
        <w:fldChar w:fldCharType="separate"/>
      </w:r>
      <w:r w:rsidR="001C00C2">
        <w:t>2.5</w:t>
      </w:r>
      <w:r w:rsidR="00FB5EB5">
        <w:fldChar w:fldCharType="end"/>
      </w:r>
      <w:r>
        <w:t xml:space="preserve">). Additionally, they can also be obtained directly </w:t>
      </w:r>
      <w:r w:rsidR="00C82D2B">
        <w:t>on</w:t>
      </w:r>
      <w:r>
        <w:t xml:space="preserve"> the </w:t>
      </w:r>
      <w:r w:rsidR="00C82D2B">
        <w:t>component’s Eclipse</w:t>
      </w:r>
      <w:r w:rsidR="00941E4A">
        <w:t xml:space="preserve"> </w:t>
      </w:r>
      <w:r w:rsidR="00C82D2B">
        <w:t xml:space="preserve">Labs page </w:t>
      </w:r>
      <w:r>
        <w:t xml:space="preserve">from the following location: </w:t>
      </w:r>
      <w:hyperlink r:id="rId22" w:history="1">
        <w:r w:rsidR="00DD1D25">
          <w:rPr>
            <w:rStyle w:val="Lienhypertexte"/>
          </w:rPr>
          <w:t>https://code.google.com/a/eclipselabs.org/p/uml-profile-store/</w:t>
        </w:r>
      </w:hyperlink>
      <w:r w:rsidR="00997A9E">
        <w:t>.</w:t>
      </w:r>
    </w:p>
    <w:p w:rsidR="00A45FDB" w:rsidRPr="002F0BFA" w:rsidRDefault="00A45FDB" w:rsidP="00BC1EC2">
      <w:pPr>
        <w:pStyle w:val="Titre4"/>
      </w:pPr>
      <w:bookmarkStart w:id="87" w:name="_Toc397350259"/>
      <w:r w:rsidRPr="002F0BFA">
        <w:t>User Manual</w:t>
      </w:r>
      <w:bookmarkEnd w:id="87"/>
    </w:p>
    <w:p w:rsidR="00A45FDB" w:rsidRPr="002F0BFA" w:rsidRDefault="00A45FDB" w:rsidP="00A45FDB">
      <w:r w:rsidRPr="002F0BFA">
        <w:t xml:space="preserve">The prototype is realized in terms of Eclipse plug-ins. They cover the implemented model transformation chain. A </w:t>
      </w:r>
      <w:proofErr w:type="spellStart"/>
      <w:r w:rsidRPr="002F0BFA">
        <w:t>jUnit</w:t>
      </w:r>
      <w:proofErr w:type="spellEnd"/>
      <w:r w:rsidRPr="002F0BFA">
        <w:t xml:space="preserve"> test case demonstrates the execution of the model transformation chain by relying on the persistence layer of the Java </w:t>
      </w:r>
      <w:proofErr w:type="spellStart"/>
      <w:r w:rsidRPr="002F0BFA">
        <w:t>Petstore</w:t>
      </w:r>
      <w:proofErr w:type="spellEnd"/>
      <w:r w:rsidRPr="002F0BFA">
        <w:t>. In</w:t>
      </w:r>
      <w:r w:rsidR="001B7048">
        <w:t xml:space="preserve"> </w:t>
      </w:r>
      <w:r w:rsidR="00FB5EB5">
        <w:fldChar w:fldCharType="begin"/>
      </w:r>
      <w:r w:rsidR="001B7048">
        <w:instrText xml:space="preserve"> REF _Ref366686361 \h </w:instrText>
      </w:r>
      <w:r w:rsidR="00FB5EB5">
        <w:fldChar w:fldCharType="separate"/>
      </w:r>
      <w:r w:rsidR="001C00C2" w:rsidRPr="0063115C">
        <w:t xml:space="preserve">Figure </w:t>
      </w:r>
      <w:r w:rsidR="001C00C2">
        <w:rPr>
          <w:noProof/>
        </w:rPr>
        <w:t>11</w:t>
      </w:r>
      <w:r w:rsidR="00FB5EB5">
        <w:fldChar w:fldCharType="end"/>
      </w:r>
      <w:r w:rsidRPr="002F0BFA">
        <w:t>, an excerpt of the JPA is depicted.</w:t>
      </w:r>
    </w:p>
    <w:p w:rsidR="00A45FDB" w:rsidRDefault="00A45FDB" w:rsidP="00A45FDB">
      <w:pPr>
        <w:keepNext/>
        <w:jc w:val="center"/>
      </w:pPr>
      <w:r w:rsidRPr="002F0BFA">
        <w:rPr>
          <w:noProof/>
          <w:lang w:val="fr-FR" w:eastAsia="fr-FR"/>
        </w:rPr>
        <w:drawing>
          <wp:inline distT="0" distB="0" distL="0" distR="0" wp14:anchorId="42BE2297" wp14:editId="1341C0C4">
            <wp:extent cx="3916053" cy="1868557"/>
            <wp:effectExtent l="19050" t="57150" r="8247" b="0"/>
            <wp:docPr id="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3763" cy="1872236"/>
                    </a:xfrm>
                    <a:prstGeom prst="rect">
                      <a:avLst/>
                    </a:prstGeom>
                    <a:effectLst>
                      <a:outerShdw blurRad="63500" sx="102000" sy="102000" algn="ctr" rotWithShape="0">
                        <a:prstClr val="black">
                          <a:alpha val="40000"/>
                        </a:prstClr>
                      </a:outerShdw>
                    </a:effectLst>
                  </pic:spPr>
                </pic:pic>
              </a:graphicData>
            </a:graphic>
          </wp:inline>
        </w:drawing>
      </w:r>
    </w:p>
    <w:p w:rsidR="00DA0FE9" w:rsidRPr="0063115C" w:rsidRDefault="00FA1FE3" w:rsidP="00AF1C13">
      <w:pPr>
        <w:pStyle w:val="Lgende"/>
        <w:jc w:val="center"/>
        <w:rPr>
          <w:color w:val="auto"/>
        </w:rPr>
      </w:pPr>
      <w:bookmarkStart w:id="88" w:name="_Ref366686361"/>
      <w:bookmarkStart w:id="89" w:name="_Toc397350332"/>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11</w:t>
      </w:r>
      <w:r w:rsidR="00FB5EB5" w:rsidRPr="0063115C">
        <w:rPr>
          <w:noProof/>
          <w:color w:val="auto"/>
        </w:rPr>
        <w:fldChar w:fldCharType="end"/>
      </w:r>
      <w:bookmarkEnd w:id="88"/>
      <w:r w:rsidRPr="0063115C">
        <w:rPr>
          <w:color w:val="auto"/>
        </w:rPr>
        <w:t xml:space="preserve"> Example-based Java </w:t>
      </w:r>
      <w:proofErr w:type="spellStart"/>
      <w:r w:rsidRPr="0063115C">
        <w:rPr>
          <w:color w:val="auto"/>
        </w:rPr>
        <w:t>Petstore</w:t>
      </w:r>
      <w:proofErr w:type="spellEnd"/>
      <w:r w:rsidRPr="0063115C">
        <w:rPr>
          <w:color w:val="auto"/>
        </w:rPr>
        <w:t xml:space="preserve"> persistence layer</w:t>
      </w:r>
      <w:bookmarkEnd w:id="89"/>
    </w:p>
    <w:p w:rsidR="00A45FDB" w:rsidRDefault="00A45FDB" w:rsidP="00A45FDB">
      <w:r w:rsidRPr="002F0BFA">
        <w:lastRenderedPageBreak/>
        <w:t xml:space="preserve">When executing the </w:t>
      </w:r>
      <w:r w:rsidRPr="002F0BFA">
        <w:rPr>
          <w:i/>
        </w:rPr>
        <w:t>UML Profile discoverer</w:t>
      </w:r>
      <w:r w:rsidRPr="002F0BFA">
        <w:t xml:space="preserve">, the </w:t>
      </w:r>
      <w:r w:rsidRPr="002F0BFA">
        <w:rPr>
          <w:i/>
        </w:rPr>
        <w:t>Entity</w:t>
      </w:r>
      <w:r w:rsidRPr="002F0BFA">
        <w:t xml:space="preserve"> annotation type declaration is transformed into the corresponding </w:t>
      </w:r>
      <w:r w:rsidRPr="002F0BFA">
        <w:rPr>
          <w:i/>
        </w:rPr>
        <w:t>Entity</w:t>
      </w:r>
      <w:r w:rsidRPr="002F0BFA">
        <w:t xml:space="preserve"> stereotype. To ensure that the </w:t>
      </w:r>
      <w:r w:rsidRPr="002F0BFA">
        <w:rPr>
          <w:i/>
        </w:rPr>
        <w:t>Entity</w:t>
      </w:r>
      <w:r w:rsidRPr="002F0BFA">
        <w:t xml:space="preserve"> stereotype provides at least similar capabilities as the corresponding Java declaration, the extension relationship references the UML class Type from the UML metamodel.</w:t>
      </w:r>
    </w:p>
    <w:p w:rsidR="00DD0977" w:rsidRDefault="00B92413" w:rsidP="00A45FDB">
      <w:r>
        <w:t>For accessing to more use</w:t>
      </w:r>
      <w:r w:rsidR="00333F69">
        <w:t>r</w:t>
      </w:r>
      <w:r>
        <w:t xml:space="preserve"> information, please go to the component’s Eclipse Labs page as indicated </w:t>
      </w:r>
      <w:r w:rsidR="003030D4">
        <w:t xml:space="preserve">in </w:t>
      </w:r>
      <w:r>
        <w:t>the previous subsection.</w:t>
      </w:r>
      <w:r w:rsidR="00134674">
        <w:t xml:space="preserve"> </w:t>
      </w:r>
      <w:r w:rsidR="00134674" w:rsidRPr="00134674">
        <w:t xml:space="preserve">A demonstration video showcases the UML Profile Discoverer: </w:t>
      </w:r>
      <w:hyperlink r:id="rId24" w:history="1">
        <w:r w:rsidR="007B33EF" w:rsidRPr="0091734A">
          <w:rPr>
            <w:rStyle w:val="Lienhypertexte"/>
          </w:rPr>
          <w:t>https://www.youtube.com/watch?v=c-PZA7sxdC4</w:t>
        </w:r>
      </w:hyperlink>
      <w:r w:rsidR="00134674" w:rsidRPr="00134674">
        <w:t xml:space="preserve">. In this demonstration video, we show the necessary steps for automatically generating UML Profiles from annotation-based Java libraries. In fact, we demonstrate the UML Profile Discovery scenario according to the JPA. We explore the generated UML Profile by taking a closer look at the structure of the </w:t>
      </w:r>
      <w:r w:rsidR="007B33EF" w:rsidRPr="007B33EF">
        <w:rPr>
          <w:rFonts w:ascii="Consolas" w:hAnsi="Consolas" w:cs="Consolas"/>
        </w:rPr>
        <w:t>Entity</w:t>
      </w:r>
      <w:r w:rsidR="00134674" w:rsidRPr="00134674">
        <w:t xml:space="preserve"> stereotype, its extension to the UML </w:t>
      </w:r>
      <w:proofErr w:type="spellStart"/>
      <w:r w:rsidR="00134674" w:rsidRPr="00134674">
        <w:t>metaclass</w:t>
      </w:r>
      <w:proofErr w:type="spellEnd"/>
      <w:r w:rsidR="00134674" w:rsidRPr="00134674">
        <w:t xml:space="preserve"> </w:t>
      </w:r>
      <w:r w:rsidR="007B33EF" w:rsidRPr="007B33EF">
        <w:rPr>
          <w:rFonts w:ascii="Consolas" w:hAnsi="Consolas" w:cs="Consolas"/>
        </w:rPr>
        <w:t>Type</w:t>
      </w:r>
      <w:r w:rsidR="00134674" w:rsidRPr="00134674">
        <w:t xml:space="preserve"> and the required constraint to overcome the heterogeneity between Java's and UML's scope of </w:t>
      </w:r>
      <w:r w:rsidR="007B33EF" w:rsidRPr="007B33EF">
        <w:rPr>
          <w:rFonts w:ascii="Consolas" w:hAnsi="Consolas" w:cs="Consolas"/>
        </w:rPr>
        <w:t>Type</w:t>
      </w:r>
      <w:r w:rsidR="00134674" w:rsidRPr="00134674">
        <w:t xml:space="preserve">. Finally, we briefly introduce the notion of the UML-Profile-Store as we exploit its capabilities the context of model understanding (see D8.3) as well as in the forward-engineering phase of the ARTIST methodology. Basically, the UML-Profile-Store is a collection of UML Profiles we have generated in the context of the ARTIST project. </w:t>
      </w:r>
    </w:p>
    <w:p w:rsidR="00B92413" w:rsidRPr="002F0BFA" w:rsidRDefault="00134674" w:rsidP="00A45FDB">
      <w:r w:rsidRPr="00134674">
        <w:t>From a technical perspective, they are available in terms of an Eclipse plugin, which exploits extensions points. In this way, developers can directly use the generated UML Profiles in the Papyrus UML model editor or access them in terms of a resource, which is helpful for the development of model transformations. For supporting frequently used annotation types at the model</w:t>
      </w:r>
      <w:r w:rsidR="00F13388">
        <w:t>l</w:t>
      </w:r>
      <w:r w:rsidRPr="00134674">
        <w:t>ing level without regenerating UML Profiles again and again, the UML-Profile-Store facilitates the reuse of already existing UML Profiles. The UML-Profile-Store covers currently 16 UML Profiles, comprising in total over 500 stereotypes that have been generated from annotation-based Java libraries, such as the Enterprise Java Beans (EJB), Hibernate, Java Persistence API (JPA) and Objectify.</w:t>
      </w:r>
    </w:p>
    <w:p w:rsidR="00A45FDB" w:rsidRPr="002F0BFA" w:rsidRDefault="00A45FDB" w:rsidP="00BC1EC2">
      <w:pPr>
        <w:pStyle w:val="Titre4"/>
      </w:pPr>
      <w:bookmarkStart w:id="90" w:name="_Toc397350260"/>
      <w:r w:rsidRPr="002F0BFA">
        <w:t>Licensing information</w:t>
      </w:r>
      <w:bookmarkEnd w:id="90"/>
    </w:p>
    <w:p w:rsidR="00A45FDB" w:rsidRPr="002F0BFA" w:rsidRDefault="00467C9F" w:rsidP="00A45FDB">
      <w:r w:rsidRPr="002F0BFA">
        <w:t>This component is provid</w:t>
      </w:r>
      <w:r>
        <w:t>ed as open source</w:t>
      </w:r>
      <w:r w:rsidRPr="002F0BFA">
        <w:t xml:space="preserve"> under the Eclipse </w:t>
      </w:r>
      <w:r>
        <w:t>Public L</w:t>
      </w:r>
      <w:r w:rsidRPr="002F0BFA">
        <w:t>icense</w:t>
      </w:r>
      <w:r>
        <w:t xml:space="preserve"> </w:t>
      </w:r>
      <w:r w:rsidR="00FB5EB5">
        <w:fldChar w:fldCharType="begin"/>
      </w:r>
      <w:r>
        <w:instrText xml:space="preserve"> REF _Ref366228617 \n \h </w:instrText>
      </w:r>
      <w:r w:rsidR="00FB5EB5">
        <w:fldChar w:fldCharType="separate"/>
      </w:r>
      <w:r w:rsidR="001C00C2">
        <w:t>[5]</w:t>
      </w:r>
      <w:r w:rsidR="00FB5EB5">
        <w:fldChar w:fldCharType="end"/>
      </w:r>
      <w:r>
        <w:t>.</w:t>
      </w:r>
    </w:p>
    <w:p w:rsidR="00A45FDB" w:rsidRPr="002F0BFA" w:rsidRDefault="00A45FDB" w:rsidP="00765D33"/>
    <w:p w:rsidR="009251B9" w:rsidRPr="002F0BFA" w:rsidRDefault="009251B9">
      <w:pPr>
        <w:spacing w:line="276" w:lineRule="auto"/>
        <w:jc w:val="left"/>
        <w:rPr>
          <w:rFonts w:asciiTheme="majorHAnsi" w:eastAsiaTheme="majorEastAsia" w:hAnsiTheme="majorHAnsi" w:cstheme="majorBidi"/>
          <w:b/>
          <w:bCs/>
          <w:color w:val="943634"/>
          <w:sz w:val="26"/>
          <w:szCs w:val="26"/>
        </w:rPr>
      </w:pPr>
      <w:r w:rsidRPr="002F0BFA">
        <w:br w:type="page"/>
      </w:r>
    </w:p>
    <w:p w:rsidR="00064B7B" w:rsidRDefault="00064B7B" w:rsidP="00064B7B">
      <w:pPr>
        <w:pStyle w:val="Titre2"/>
      </w:pPr>
      <w:bookmarkStart w:id="91" w:name="_Toc397350261"/>
      <w:r>
        <w:lastRenderedPageBreak/>
        <w:t>SQL</w:t>
      </w:r>
      <w:r w:rsidRPr="002F0BFA">
        <w:t xml:space="preserve"> Support</w:t>
      </w:r>
      <w:bookmarkEnd w:id="91"/>
    </w:p>
    <w:p w:rsidR="00E60971" w:rsidRPr="00ED3C11" w:rsidRDefault="00E60971" w:rsidP="00E60971">
      <w:pPr>
        <w:pStyle w:val="Titre3"/>
        <w:numPr>
          <w:ilvl w:val="2"/>
          <w:numId w:val="38"/>
        </w:numPr>
        <w:rPr>
          <w:lang w:val="en-GB"/>
        </w:rPr>
      </w:pPr>
      <w:bookmarkStart w:id="92" w:name="_Toc397350262"/>
      <w:r w:rsidRPr="00ED3C11">
        <w:rPr>
          <w:lang w:val="en-GB"/>
        </w:rPr>
        <w:t xml:space="preserve">Component </w:t>
      </w:r>
      <w:r w:rsidRPr="002F0BFA">
        <w:rPr>
          <w:lang w:val="en-GB"/>
        </w:rPr>
        <w:t>“</w:t>
      </w:r>
      <w:r>
        <w:rPr>
          <w:lang w:val="en-GB"/>
        </w:rPr>
        <w:t>SQL</w:t>
      </w:r>
      <w:r w:rsidRPr="002F0BFA">
        <w:rPr>
          <w:lang w:val="en-GB"/>
        </w:rPr>
        <w:t xml:space="preserve"> </w:t>
      </w:r>
      <w:r>
        <w:rPr>
          <w:lang w:val="en-GB"/>
        </w:rPr>
        <w:t xml:space="preserve">Model </w:t>
      </w:r>
      <w:r w:rsidRPr="002F0BFA">
        <w:rPr>
          <w:lang w:val="en-GB"/>
        </w:rPr>
        <w:t xml:space="preserve">Discoverer from </w:t>
      </w:r>
      <w:r>
        <w:rPr>
          <w:lang w:val="en-GB"/>
        </w:rPr>
        <w:t>SQL instructions</w:t>
      </w:r>
      <w:r w:rsidRPr="002F0BFA">
        <w:rPr>
          <w:lang w:val="en-GB"/>
        </w:rPr>
        <w:t>”</w:t>
      </w:r>
      <w:bookmarkEnd w:id="92"/>
    </w:p>
    <w:p w:rsidR="00E60971" w:rsidRPr="002F0BFA" w:rsidRDefault="00E60971" w:rsidP="00E60971">
      <w:pPr>
        <w:pStyle w:val="Titre4"/>
      </w:pPr>
      <w:bookmarkStart w:id="93" w:name="_Toc397350263"/>
      <w:r w:rsidRPr="002F0BFA">
        <w:t>Overview</w:t>
      </w:r>
      <w:bookmarkEnd w:id="93"/>
    </w:p>
    <w:p w:rsidR="00E60971" w:rsidRDefault="00E60971" w:rsidP="00E60971">
      <w:r>
        <w:t xml:space="preserve">This new component, packaged as a </w:t>
      </w:r>
      <w:proofErr w:type="spellStart"/>
      <w:r>
        <w:t>MoDisco</w:t>
      </w:r>
      <w:proofErr w:type="spellEnd"/>
      <w:r>
        <w:t xml:space="preserve"> discoverer, is a newly developed instructions-to-SQL Model injection implemented in Java, with the EMF [2] and the </w:t>
      </w:r>
      <w:proofErr w:type="spellStart"/>
      <w:r>
        <w:t>XText</w:t>
      </w:r>
      <w:proofErr w:type="spellEnd"/>
      <w:r>
        <w:t xml:space="preserve"> framework [7]. It also relies on an </w:t>
      </w:r>
      <w:proofErr w:type="spellStart"/>
      <w:r>
        <w:t>Ecore</w:t>
      </w:r>
      <w:proofErr w:type="spellEnd"/>
      <w:r>
        <w:t xml:space="preserve"> implementation of our SQL metamodel, generated via </w:t>
      </w:r>
      <w:proofErr w:type="spellStart"/>
      <w:r>
        <w:t>XText</w:t>
      </w:r>
      <w:proofErr w:type="spellEnd"/>
      <w:r>
        <w:t>. It allows producing an SQL model from an initial set of SQL instructions. The obtained SQL model also only covers the ‘INSERT’ commands of a set of SQL instructions.</w:t>
      </w:r>
    </w:p>
    <w:p w:rsidR="00E60971" w:rsidRPr="002F0BFA" w:rsidRDefault="00E60971" w:rsidP="00E60971">
      <w:pPr>
        <w:pStyle w:val="Titre4"/>
      </w:pPr>
      <w:bookmarkStart w:id="94" w:name="_Toc397350264"/>
      <w:r w:rsidRPr="002F0BFA">
        <w:t>Functional description</w:t>
      </w:r>
      <w:bookmarkEnd w:id="94"/>
    </w:p>
    <w:p w:rsidR="00E60971" w:rsidRDefault="00E60971" w:rsidP="00E60971">
      <w:pPr>
        <w:spacing w:line="276" w:lineRule="auto"/>
        <w:jc w:val="left"/>
      </w:pPr>
      <w:r>
        <w:t>This component currently considers:</w:t>
      </w:r>
    </w:p>
    <w:p w:rsidR="00E60971" w:rsidRPr="00717596" w:rsidRDefault="00E60971" w:rsidP="00E60971">
      <w:pPr>
        <w:numPr>
          <w:ilvl w:val="0"/>
          <w:numId w:val="28"/>
        </w:numPr>
        <w:rPr>
          <w:i/>
        </w:rPr>
      </w:pPr>
      <w:r>
        <w:t>As i</w:t>
      </w:r>
      <w:r w:rsidRPr="002F0BFA">
        <w:t>nput:</w:t>
      </w:r>
      <w:r>
        <w:t xml:space="preserve"> An SQL instructions set (currently only the ‘INSERT’ commands are considered).</w:t>
      </w:r>
    </w:p>
    <w:p w:rsidR="00E60971" w:rsidRPr="00BB25FE" w:rsidRDefault="00E60971" w:rsidP="00E60971">
      <w:pPr>
        <w:numPr>
          <w:ilvl w:val="0"/>
          <w:numId w:val="28"/>
        </w:numPr>
        <w:rPr>
          <w:i/>
        </w:rPr>
      </w:pPr>
      <w:r>
        <w:t>As o</w:t>
      </w:r>
      <w:r w:rsidRPr="002F0BFA">
        <w:t>utput: a</w:t>
      </w:r>
      <w:r>
        <w:t>n SQL model, where all  ‘INSERT’ elements contain the concerned table, columns and fields</w:t>
      </w:r>
      <w:r w:rsidRPr="002F0BFA">
        <w:t>.</w:t>
      </w:r>
    </w:p>
    <w:p w:rsidR="00E60971" w:rsidRDefault="00E60971" w:rsidP="00E60971">
      <w:r>
        <w:t>The actual conceptual mapping between SQL ‘INSERT’ commands and the SQL metamodel is specified by the instructions-to-SQL Model injection as previously introduced.</w:t>
      </w:r>
    </w:p>
    <w:p w:rsidR="00E60971" w:rsidRPr="00ED3C11" w:rsidRDefault="00E60971" w:rsidP="00E60971">
      <w:r>
        <w:t xml:space="preserve">An overview of this mapping between elements from the SQL instructions and the SQL metamodel is presented in </w:t>
      </w:r>
      <w:r>
        <w:fldChar w:fldCharType="begin"/>
      </w:r>
      <w:r>
        <w:instrText xml:space="preserve"> REF _Ref366674680 \h </w:instrText>
      </w:r>
      <w:r>
        <w:fldChar w:fldCharType="separate"/>
      </w:r>
      <w:r w:rsidR="001C00C2" w:rsidRPr="00FA1FE3">
        <w:rPr>
          <w:color w:val="943634" w:themeColor="accent2" w:themeShade="BF"/>
        </w:rPr>
        <w:t xml:space="preserve">Table </w:t>
      </w:r>
      <w:r w:rsidR="001C00C2">
        <w:rPr>
          <w:noProof/>
          <w:color w:val="943634" w:themeColor="accent2" w:themeShade="BF"/>
        </w:rPr>
        <w:t>2</w:t>
      </w:r>
      <w:r>
        <w:fldChar w:fldCharType="end"/>
      </w:r>
      <w: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760"/>
      </w:tblGrid>
      <w:tr w:rsidR="00E60971" w:rsidRPr="002F0BFA" w:rsidTr="00766CFC">
        <w:tc>
          <w:tcPr>
            <w:tcW w:w="2999" w:type="dxa"/>
            <w:tcBorders>
              <w:top w:val="single" w:sz="4" w:space="0" w:color="auto"/>
              <w:left w:val="single" w:sz="4" w:space="0" w:color="auto"/>
              <w:bottom w:val="single" w:sz="4" w:space="0" w:color="auto"/>
              <w:right w:val="single" w:sz="4" w:space="0" w:color="auto"/>
            </w:tcBorders>
            <w:hideMark/>
          </w:tcPr>
          <w:p w:rsidR="00E60971" w:rsidRPr="002F0BFA" w:rsidRDefault="00E60971" w:rsidP="00766CFC">
            <w:pPr>
              <w:autoSpaceDE w:val="0"/>
              <w:autoSpaceDN w:val="0"/>
              <w:adjustRightInd w:val="0"/>
              <w:spacing w:after="0"/>
              <w:jc w:val="center"/>
              <w:rPr>
                <w:rFonts w:cs="LMRoman10-Bold"/>
                <w:b/>
                <w:bCs/>
                <w:lang w:eastAsia="en-US"/>
              </w:rPr>
            </w:pPr>
            <w:r>
              <w:rPr>
                <w:rFonts w:cs="LMRoman10-Bold"/>
                <w:b/>
                <w:bCs/>
              </w:rPr>
              <w:t>SQL</w:t>
            </w:r>
            <w:r w:rsidRPr="002F0BFA">
              <w:rPr>
                <w:rFonts w:cs="LMRoman10-Bold"/>
                <w:b/>
                <w:bCs/>
              </w:rPr>
              <w:t xml:space="preserve"> </w:t>
            </w:r>
            <w:r>
              <w:rPr>
                <w:rFonts w:cs="LMRoman10-Bold"/>
                <w:b/>
                <w:bCs/>
              </w:rPr>
              <w:t>instruction</w:t>
            </w:r>
          </w:p>
        </w:tc>
        <w:tc>
          <w:tcPr>
            <w:tcW w:w="5870" w:type="dxa"/>
            <w:tcBorders>
              <w:top w:val="single" w:sz="4" w:space="0" w:color="auto"/>
              <w:left w:val="single" w:sz="4" w:space="0" w:color="auto"/>
              <w:bottom w:val="single" w:sz="4" w:space="0" w:color="auto"/>
              <w:right w:val="single" w:sz="4" w:space="0" w:color="auto"/>
            </w:tcBorders>
            <w:hideMark/>
          </w:tcPr>
          <w:p w:rsidR="00E60971" w:rsidRPr="002F0BFA" w:rsidRDefault="00E60971" w:rsidP="00766CFC">
            <w:pPr>
              <w:autoSpaceDE w:val="0"/>
              <w:autoSpaceDN w:val="0"/>
              <w:adjustRightInd w:val="0"/>
              <w:spacing w:after="0"/>
              <w:jc w:val="center"/>
              <w:rPr>
                <w:rFonts w:cs="LMRoman10-Bold"/>
                <w:b/>
                <w:bCs/>
                <w:lang w:eastAsia="en-US"/>
              </w:rPr>
            </w:pPr>
            <w:r>
              <w:rPr>
                <w:rFonts w:cs="LMRoman10-Bold"/>
                <w:b/>
                <w:bCs/>
              </w:rPr>
              <w:t>SQL metamodel</w:t>
            </w:r>
          </w:p>
        </w:tc>
      </w:tr>
      <w:tr w:rsidR="00E60971" w:rsidRPr="002F0BFA" w:rsidTr="00766CFC">
        <w:tc>
          <w:tcPr>
            <w:tcW w:w="2999" w:type="dxa"/>
            <w:tcBorders>
              <w:top w:val="single" w:sz="4" w:space="0" w:color="auto"/>
              <w:left w:val="single" w:sz="4" w:space="0" w:color="auto"/>
              <w:bottom w:val="single" w:sz="4" w:space="0" w:color="auto"/>
              <w:right w:val="single" w:sz="4" w:space="0" w:color="auto"/>
            </w:tcBorders>
          </w:tcPr>
          <w:p w:rsidR="00E60971" w:rsidRPr="00941DE1" w:rsidRDefault="00E60971" w:rsidP="00766CFC">
            <w:pPr>
              <w:autoSpaceDE w:val="0"/>
              <w:autoSpaceDN w:val="0"/>
              <w:adjustRightInd w:val="0"/>
              <w:spacing w:after="0"/>
              <w:jc w:val="center"/>
              <w:rPr>
                <w:rFonts w:ascii="Consolas" w:hAnsi="Consolas" w:cs="Consolas"/>
                <w:bCs/>
                <w:lang w:eastAsia="en-US"/>
              </w:rPr>
            </w:pPr>
            <w:r>
              <w:rPr>
                <w:rFonts w:ascii="Consolas" w:hAnsi="Consolas" w:cs="Consolas"/>
                <w:bCs/>
                <w:lang w:eastAsia="en-US"/>
              </w:rPr>
              <w:t>Set of INSERT commands</w:t>
            </w:r>
          </w:p>
        </w:tc>
        <w:tc>
          <w:tcPr>
            <w:tcW w:w="5870" w:type="dxa"/>
            <w:tcBorders>
              <w:top w:val="single" w:sz="4" w:space="0" w:color="auto"/>
              <w:left w:val="single" w:sz="4" w:space="0" w:color="auto"/>
              <w:bottom w:val="single" w:sz="4" w:space="0" w:color="auto"/>
              <w:right w:val="single" w:sz="4" w:space="0" w:color="auto"/>
            </w:tcBorders>
          </w:tcPr>
          <w:p w:rsidR="00E60971" w:rsidRPr="002F0BFA" w:rsidRDefault="00E60971" w:rsidP="00766CFC">
            <w:pPr>
              <w:autoSpaceDE w:val="0"/>
              <w:autoSpaceDN w:val="0"/>
              <w:adjustRightInd w:val="0"/>
              <w:spacing w:after="0"/>
              <w:jc w:val="center"/>
              <w:rPr>
                <w:rFonts w:cs="LMRoman10-Bold"/>
                <w:bCs/>
                <w:lang w:eastAsia="en-US"/>
              </w:rPr>
            </w:pPr>
            <w:r w:rsidRPr="00D92312">
              <w:rPr>
                <w:rFonts w:ascii="Consolas" w:hAnsi="Consolas" w:cs="Consolas"/>
                <w:bCs/>
                <w:lang w:eastAsia="en-US"/>
              </w:rPr>
              <w:t>Model</w:t>
            </w:r>
            <w:r>
              <w:rPr>
                <w:rFonts w:cs="LMRoman10-Bold"/>
                <w:bCs/>
                <w:lang w:eastAsia="en-US"/>
              </w:rPr>
              <w:t xml:space="preserve">, containing the </w:t>
            </w:r>
            <w:proofErr w:type="spellStart"/>
            <w:r w:rsidRPr="00466CAB">
              <w:rPr>
                <w:rFonts w:ascii="Consolas" w:hAnsi="Consolas" w:cs="Consolas"/>
                <w:bCs/>
                <w:lang w:eastAsia="en-US"/>
              </w:rPr>
              <w:t>InsertSQL</w:t>
            </w:r>
            <w:proofErr w:type="spellEnd"/>
          </w:p>
        </w:tc>
      </w:tr>
      <w:tr w:rsidR="00E60971" w:rsidRPr="002F0BFA" w:rsidTr="00766CFC">
        <w:tc>
          <w:tcPr>
            <w:tcW w:w="2999" w:type="dxa"/>
            <w:tcBorders>
              <w:top w:val="single" w:sz="4" w:space="0" w:color="auto"/>
              <w:left w:val="single" w:sz="4" w:space="0" w:color="auto"/>
              <w:bottom w:val="single" w:sz="4" w:space="0" w:color="auto"/>
              <w:right w:val="single" w:sz="4" w:space="0" w:color="auto"/>
            </w:tcBorders>
          </w:tcPr>
          <w:p w:rsidR="00E60971" w:rsidRPr="00941DE1" w:rsidRDefault="00E60971" w:rsidP="00766CFC">
            <w:pPr>
              <w:autoSpaceDE w:val="0"/>
              <w:autoSpaceDN w:val="0"/>
              <w:adjustRightInd w:val="0"/>
              <w:spacing w:after="0"/>
              <w:jc w:val="center"/>
              <w:rPr>
                <w:rFonts w:ascii="Consolas" w:hAnsi="Consolas" w:cs="Consolas"/>
                <w:bCs/>
                <w:lang w:eastAsia="en-US"/>
              </w:rPr>
            </w:pPr>
            <w:r>
              <w:rPr>
                <w:rFonts w:ascii="Consolas" w:hAnsi="Consolas" w:cs="Consolas"/>
                <w:bCs/>
                <w:lang w:eastAsia="en-US"/>
              </w:rPr>
              <w:t>INSERT</w:t>
            </w:r>
          </w:p>
        </w:tc>
        <w:tc>
          <w:tcPr>
            <w:tcW w:w="5870" w:type="dxa"/>
            <w:tcBorders>
              <w:top w:val="single" w:sz="4" w:space="0" w:color="auto"/>
              <w:left w:val="single" w:sz="4" w:space="0" w:color="auto"/>
              <w:bottom w:val="single" w:sz="4" w:space="0" w:color="auto"/>
              <w:right w:val="single" w:sz="4" w:space="0" w:color="auto"/>
            </w:tcBorders>
          </w:tcPr>
          <w:p w:rsidR="00E60971" w:rsidRPr="002F0BFA" w:rsidRDefault="00E60971" w:rsidP="00766CFC">
            <w:pPr>
              <w:autoSpaceDE w:val="0"/>
              <w:autoSpaceDN w:val="0"/>
              <w:adjustRightInd w:val="0"/>
              <w:spacing w:after="0"/>
              <w:jc w:val="center"/>
              <w:rPr>
                <w:rFonts w:cs="LMRoman10-Bold"/>
                <w:bCs/>
                <w:lang w:eastAsia="en-US"/>
              </w:rPr>
            </w:pPr>
            <w:proofErr w:type="spellStart"/>
            <w:r w:rsidRPr="00466CAB">
              <w:rPr>
                <w:rFonts w:ascii="Consolas" w:hAnsi="Consolas" w:cs="Consolas"/>
                <w:bCs/>
                <w:lang w:eastAsia="en-US"/>
              </w:rPr>
              <w:t>InsertSQL</w:t>
            </w:r>
            <w:proofErr w:type="spellEnd"/>
            <w:r>
              <w:rPr>
                <w:rFonts w:asciiTheme="minorHAnsi" w:hAnsiTheme="minorHAnsi" w:cstheme="minorHAnsi"/>
                <w:bCs/>
                <w:lang w:eastAsia="en-US"/>
              </w:rPr>
              <w:t>,</w:t>
            </w:r>
            <w:r>
              <w:rPr>
                <w:rFonts w:cs="LMRoman10-Bold"/>
                <w:bCs/>
                <w:lang w:eastAsia="en-US"/>
              </w:rPr>
              <w:t xml:space="preserve"> containing </w:t>
            </w:r>
            <w:r w:rsidRPr="00214168">
              <w:rPr>
                <w:rFonts w:ascii="Consolas" w:hAnsi="Consolas" w:cs="Consolas"/>
                <w:bCs/>
              </w:rPr>
              <w:t>Database</w:t>
            </w:r>
            <w:r>
              <w:rPr>
                <w:rFonts w:cs="LMRoman10-Bold"/>
                <w:bCs/>
                <w:lang w:eastAsia="en-US"/>
              </w:rPr>
              <w:t xml:space="preserve">, </w:t>
            </w:r>
            <w:r w:rsidRPr="00214168">
              <w:rPr>
                <w:rFonts w:ascii="Consolas" w:hAnsi="Consolas" w:cs="Consolas"/>
                <w:bCs/>
                <w:lang w:eastAsia="en-US"/>
              </w:rPr>
              <w:t>Tab</w:t>
            </w:r>
            <w:r>
              <w:rPr>
                <w:rFonts w:cs="LMRoman10-Bold"/>
                <w:bCs/>
                <w:lang w:eastAsia="en-US"/>
              </w:rPr>
              <w:t xml:space="preserve">, </w:t>
            </w:r>
            <w:r w:rsidRPr="00214168">
              <w:rPr>
                <w:rFonts w:ascii="Consolas" w:hAnsi="Consolas" w:cs="Consolas"/>
                <w:bCs/>
                <w:lang w:eastAsia="en-US"/>
              </w:rPr>
              <w:t>Column</w:t>
            </w:r>
            <w:r>
              <w:rPr>
                <w:rFonts w:cs="LMRoman10-Bold"/>
                <w:bCs/>
                <w:lang w:eastAsia="en-US"/>
              </w:rPr>
              <w:t xml:space="preserve">, and </w:t>
            </w:r>
            <w:r w:rsidRPr="00214168">
              <w:rPr>
                <w:rFonts w:ascii="Consolas" w:hAnsi="Consolas" w:cs="Consolas"/>
                <w:bCs/>
                <w:lang w:eastAsia="en-US"/>
              </w:rPr>
              <w:t>Field</w:t>
            </w:r>
          </w:p>
        </w:tc>
      </w:tr>
      <w:tr w:rsidR="00E60971" w:rsidRPr="002F0BFA" w:rsidTr="00766CFC">
        <w:tc>
          <w:tcPr>
            <w:tcW w:w="2999" w:type="dxa"/>
            <w:tcBorders>
              <w:top w:val="single" w:sz="4" w:space="0" w:color="auto"/>
              <w:left w:val="single" w:sz="4" w:space="0" w:color="auto"/>
              <w:bottom w:val="single" w:sz="4" w:space="0" w:color="auto"/>
              <w:right w:val="single" w:sz="4" w:space="0" w:color="auto"/>
            </w:tcBorders>
          </w:tcPr>
          <w:p w:rsidR="00E60971" w:rsidRPr="007D0D78" w:rsidRDefault="00E60971" w:rsidP="00766CFC">
            <w:pPr>
              <w:autoSpaceDE w:val="0"/>
              <w:autoSpaceDN w:val="0"/>
              <w:adjustRightInd w:val="0"/>
              <w:spacing w:after="0"/>
              <w:jc w:val="center"/>
              <w:rPr>
                <w:rFonts w:ascii="Consolas" w:hAnsi="Consolas" w:cs="Consolas"/>
                <w:bCs/>
              </w:rPr>
            </w:pPr>
            <w:r w:rsidRPr="00214168">
              <w:rPr>
                <w:rFonts w:ascii="Consolas" w:hAnsi="Consolas" w:cs="Consolas"/>
                <w:bCs/>
              </w:rPr>
              <w:t>[database]</w:t>
            </w:r>
          </w:p>
        </w:tc>
        <w:tc>
          <w:tcPr>
            <w:tcW w:w="5870" w:type="dxa"/>
            <w:tcBorders>
              <w:top w:val="single" w:sz="4" w:space="0" w:color="auto"/>
              <w:left w:val="single" w:sz="4" w:space="0" w:color="auto"/>
              <w:bottom w:val="single" w:sz="4" w:space="0" w:color="auto"/>
              <w:right w:val="single" w:sz="4" w:space="0" w:color="auto"/>
            </w:tcBorders>
          </w:tcPr>
          <w:p w:rsidR="00E60971" w:rsidRPr="00214168" w:rsidRDefault="00E60971" w:rsidP="00766CFC">
            <w:pPr>
              <w:autoSpaceDE w:val="0"/>
              <w:autoSpaceDN w:val="0"/>
              <w:adjustRightInd w:val="0"/>
              <w:spacing w:after="0"/>
              <w:jc w:val="center"/>
              <w:rPr>
                <w:rFonts w:asciiTheme="minorHAnsi" w:hAnsiTheme="minorHAnsi" w:cstheme="minorHAnsi"/>
                <w:bCs/>
              </w:rPr>
            </w:pPr>
            <w:r w:rsidRPr="00214168">
              <w:rPr>
                <w:rFonts w:ascii="Consolas" w:hAnsi="Consolas" w:cs="Consolas"/>
                <w:bCs/>
              </w:rPr>
              <w:t>Database</w:t>
            </w:r>
            <w:r>
              <w:rPr>
                <w:rFonts w:cs="LMRoman10-Bold"/>
                <w:bCs/>
                <w:lang w:eastAsia="en-US"/>
              </w:rPr>
              <w:t xml:space="preserve">, containing the </w:t>
            </w:r>
            <w:r>
              <w:rPr>
                <w:rFonts w:ascii="Consolas" w:hAnsi="Consolas" w:cs="Consolas"/>
                <w:bCs/>
                <w:lang w:eastAsia="en-US"/>
              </w:rPr>
              <w:t xml:space="preserve">name </w:t>
            </w:r>
            <w:r w:rsidRPr="00214168">
              <w:rPr>
                <w:rFonts w:asciiTheme="minorHAnsi" w:hAnsiTheme="minorHAnsi" w:cstheme="minorHAnsi"/>
                <w:bCs/>
                <w:lang w:eastAsia="en-US"/>
              </w:rPr>
              <w:t>of the database</w:t>
            </w:r>
            <w:r>
              <w:rPr>
                <w:rFonts w:ascii="Consolas" w:hAnsi="Consolas" w:cs="Consolas"/>
                <w:bCs/>
                <w:lang w:eastAsia="en-US"/>
              </w:rPr>
              <w:t xml:space="preserve"> </w:t>
            </w:r>
          </w:p>
        </w:tc>
      </w:tr>
      <w:tr w:rsidR="00E60971" w:rsidRPr="002F0BFA" w:rsidTr="00766CFC">
        <w:tc>
          <w:tcPr>
            <w:tcW w:w="2999" w:type="dxa"/>
            <w:tcBorders>
              <w:top w:val="single" w:sz="4" w:space="0" w:color="auto"/>
              <w:left w:val="single" w:sz="4" w:space="0" w:color="auto"/>
              <w:bottom w:val="single" w:sz="4" w:space="0" w:color="auto"/>
              <w:right w:val="single" w:sz="4" w:space="0" w:color="auto"/>
            </w:tcBorders>
          </w:tcPr>
          <w:p w:rsidR="00E60971" w:rsidRDefault="00E60971" w:rsidP="00766CFC">
            <w:pPr>
              <w:autoSpaceDE w:val="0"/>
              <w:autoSpaceDN w:val="0"/>
              <w:adjustRightInd w:val="0"/>
              <w:spacing w:after="0"/>
              <w:jc w:val="center"/>
              <w:rPr>
                <w:rFonts w:ascii="Consolas" w:hAnsi="Consolas" w:cs="Consolas"/>
                <w:bCs/>
              </w:rPr>
            </w:pPr>
            <w:r w:rsidRPr="00214168">
              <w:rPr>
                <w:rFonts w:ascii="Consolas" w:hAnsi="Consolas" w:cs="Consolas"/>
                <w:bCs/>
              </w:rPr>
              <w:t>.[table]</w:t>
            </w:r>
          </w:p>
        </w:tc>
        <w:tc>
          <w:tcPr>
            <w:tcW w:w="5870" w:type="dxa"/>
            <w:tcBorders>
              <w:top w:val="single" w:sz="4" w:space="0" w:color="auto"/>
              <w:left w:val="single" w:sz="4" w:space="0" w:color="auto"/>
              <w:bottom w:val="single" w:sz="4" w:space="0" w:color="auto"/>
              <w:right w:val="single" w:sz="4" w:space="0" w:color="auto"/>
            </w:tcBorders>
          </w:tcPr>
          <w:p w:rsidR="00E60971" w:rsidRPr="00D92312" w:rsidRDefault="00E60971" w:rsidP="00766CFC">
            <w:pPr>
              <w:autoSpaceDE w:val="0"/>
              <w:autoSpaceDN w:val="0"/>
              <w:adjustRightInd w:val="0"/>
              <w:spacing w:after="0"/>
              <w:jc w:val="center"/>
              <w:rPr>
                <w:rFonts w:ascii="Consolas" w:hAnsi="Consolas" w:cs="Consolas"/>
                <w:bCs/>
                <w:lang w:eastAsia="en-US"/>
              </w:rPr>
            </w:pPr>
            <w:r w:rsidRPr="00214168">
              <w:rPr>
                <w:rFonts w:ascii="Consolas" w:hAnsi="Consolas" w:cs="Consolas"/>
                <w:bCs/>
                <w:lang w:eastAsia="en-US"/>
              </w:rPr>
              <w:t>Tab</w:t>
            </w:r>
            <w:r>
              <w:rPr>
                <w:rFonts w:cs="LMRoman10-Bold"/>
                <w:bCs/>
                <w:lang w:eastAsia="en-US"/>
              </w:rPr>
              <w:t xml:space="preserve">, containing the </w:t>
            </w:r>
            <w:r>
              <w:rPr>
                <w:rFonts w:ascii="Consolas" w:hAnsi="Consolas" w:cs="Consolas"/>
                <w:bCs/>
                <w:lang w:eastAsia="en-US"/>
              </w:rPr>
              <w:t xml:space="preserve">name </w:t>
            </w:r>
            <w:r w:rsidRPr="00214168">
              <w:rPr>
                <w:rFonts w:asciiTheme="minorHAnsi" w:hAnsiTheme="minorHAnsi" w:cstheme="minorHAnsi"/>
                <w:bCs/>
                <w:lang w:eastAsia="en-US"/>
              </w:rPr>
              <w:t>of the table</w:t>
            </w:r>
          </w:p>
        </w:tc>
      </w:tr>
      <w:tr w:rsidR="00E60971" w:rsidRPr="002F0BFA" w:rsidTr="00766CFC">
        <w:tc>
          <w:tcPr>
            <w:tcW w:w="2999" w:type="dxa"/>
            <w:tcBorders>
              <w:top w:val="single" w:sz="4" w:space="0" w:color="auto"/>
              <w:left w:val="single" w:sz="4" w:space="0" w:color="auto"/>
              <w:bottom w:val="single" w:sz="4" w:space="0" w:color="auto"/>
              <w:right w:val="single" w:sz="4" w:space="0" w:color="auto"/>
            </w:tcBorders>
          </w:tcPr>
          <w:p w:rsidR="00E60971" w:rsidRPr="007D0D78" w:rsidRDefault="00E60971" w:rsidP="00766CFC">
            <w:pPr>
              <w:autoSpaceDE w:val="0"/>
              <w:autoSpaceDN w:val="0"/>
              <w:adjustRightInd w:val="0"/>
              <w:spacing w:after="0"/>
              <w:jc w:val="center"/>
              <w:rPr>
                <w:rFonts w:ascii="Consolas" w:hAnsi="Consolas" w:cs="Consolas"/>
                <w:bCs/>
              </w:rPr>
            </w:pPr>
            <w:r w:rsidRPr="00214168">
              <w:rPr>
                <w:rFonts w:ascii="Consolas" w:hAnsi="Consolas" w:cs="Consolas"/>
                <w:bCs/>
              </w:rPr>
              <w:t>([column], ...)</w:t>
            </w:r>
          </w:p>
        </w:tc>
        <w:tc>
          <w:tcPr>
            <w:tcW w:w="5870" w:type="dxa"/>
            <w:tcBorders>
              <w:top w:val="single" w:sz="4" w:space="0" w:color="auto"/>
              <w:left w:val="single" w:sz="4" w:space="0" w:color="auto"/>
              <w:bottom w:val="single" w:sz="4" w:space="0" w:color="auto"/>
              <w:right w:val="single" w:sz="4" w:space="0" w:color="auto"/>
            </w:tcBorders>
          </w:tcPr>
          <w:p w:rsidR="00E60971" w:rsidRPr="00214168" w:rsidRDefault="00E60971" w:rsidP="00766CFC">
            <w:pPr>
              <w:autoSpaceDE w:val="0"/>
              <w:autoSpaceDN w:val="0"/>
              <w:adjustRightInd w:val="0"/>
              <w:spacing w:after="0"/>
              <w:jc w:val="center"/>
              <w:rPr>
                <w:rFonts w:asciiTheme="minorHAnsi" w:hAnsiTheme="minorHAnsi" w:cstheme="minorHAnsi"/>
                <w:bCs/>
              </w:rPr>
            </w:pPr>
            <w:r>
              <w:rPr>
                <w:rFonts w:ascii="Consolas" w:hAnsi="Consolas" w:cs="Consolas"/>
                <w:bCs/>
                <w:lang w:eastAsia="en-US"/>
              </w:rPr>
              <w:t>Column</w:t>
            </w:r>
            <w:r>
              <w:rPr>
                <w:rFonts w:asciiTheme="minorHAnsi" w:hAnsiTheme="minorHAnsi" w:cstheme="minorHAnsi"/>
                <w:bCs/>
                <w:lang w:eastAsia="en-US"/>
              </w:rPr>
              <w:t xml:space="preserve">, </w:t>
            </w:r>
            <w:r w:rsidRPr="00214168">
              <w:rPr>
                <w:rFonts w:asciiTheme="minorHAnsi" w:hAnsiTheme="minorHAnsi" w:cstheme="minorHAnsi"/>
                <w:bCs/>
                <w:lang w:eastAsia="en-US"/>
              </w:rPr>
              <w:t xml:space="preserve">containing the name of the </w:t>
            </w:r>
            <w:r>
              <w:rPr>
                <w:rFonts w:asciiTheme="minorHAnsi" w:hAnsiTheme="minorHAnsi" w:cstheme="minorHAnsi"/>
                <w:bCs/>
                <w:lang w:eastAsia="en-US"/>
              </w:rPr>
              <w:t>column</w:t>
            </w:r>
          </w:p>
        </w:tc>
      </w:tr>
      <w:tr w:rsidR="00E60971" w:rsidRPr="002F0BFA" w:rsidTr="00766CFC">
        <w:tc>
          <w:tcPr>
            <w:tcW w:w="2999" w:type="dxa"/>
            <w:tcBorders>
              <w:top w:val="single" w:sz="4" w:space="0" w:color="auto"/>
              <w:left w:val="single" w:sz="4" w:space="0" w:color="auto"/>
              <w:bottom w:val="single" w:sz="4" w:space="0" w:color="auto"/>
              <w:right w:val="single" w:sz="4" w:space="0" w:color="auto"/>
            </w:tcBorders>
          </w:tcPr>
          <w:p w:rsidR="00E60971" w:rsidRPr="007D0D78" w:rsidRDefault="00E60971" w:rsidP="00766CFC">
            <w:pPr>
              <w:autoSpaceDE w:val="0"/>
              <w:autoSpaceDN w:val="0"/>
              <w:adjustRightInd w:val="0"/>
              <w:spacing w:after="0"/>
              <w:jc w:val="center"/>
              <w:rPr>
                <w:rFonts w:ascii="Consolas" w:hAnsi="Consolas" w:cs="Consolas"/>
                <w:bCs/>
              </w:rPr>
            </w:pPr>
            <w:r w:rsidRPr="00214168">
              <w:rPr>
                <w:rFonts w:ascii="Consolas" w:hAnsi="Consolas" w:cs="Consolas"/>
                <w:bCs/>
              </w:rPr>
              <w:t>VALUES (field, ...)</w:t>
            </w:r>
          </w:p>
        </w:tc>
        <w:tc>
          <w:tcPr>
            <w:tcW w:w="5870" w:type="dxa"/>
            <w:tcBorders>
              <w:top w:val="single" w:sz="4" w:space="0" w:color="auto"/>
              <w:left w:val="single" w:sz="4" w:space="0" w:color="auto"/>
              <w:bottom w:val="single" w:sz="4" w:space="0" w:color="auto"/>
              <w:right w:val="single" w:sz="4" w:space="0" w:color="auto"/>
            </w:tcBorders>
          </w:tcPr>
          <w:p w:rsidR="00E60971" w:rsidRPr="007D0D78" w:rsidRDefault="00E60971" w:rsidP="00766CFC">
            <w:pPr>
              <w:autoSpaceDE w:val="0"/>
              <w:autoSpaceDN w:val="0"/>
              <w:adjustRightInd w:val="0"/>
              <w:spacing w:after="0"/>
              <w:jc w:val="center"/>
              <w:rPr>
                <w:rFonts w:ascii="Consolas" w:hAnsi="Consolas" w:cs="Consolas"/>
                <w:bCs/>
              </w:rPr>
            </w:pPr>
            <w:r>
              <w:rPr>
                <w:rFonts w:ascii="Consolas" w:hAnsi="Consolas" w:cs="Consolas"/>
                <w:bCs/>
              </w:rPr>
              <w:t>Field</w:t>
            </w:r>
            <w:r>
              <w:rPr>
                <w:rFonts w:asciiTheme="minorHAnsi" w:hAnsiTheme="minorHAnsi" w:cstheme="minorHAnsi"/>
                <w:bCs/>
                <w:lang w:eastAsia="en-US"/>
              </w:rPr>
              <w:t xml:space="preserve">, </w:t>
            </w:r>
            <w:r w:rsidRPr="00214168">
              <w:rPr>
                <w:rFonts w:asciiTheme="minorHAnsi" w:hAnsiTheme="minorHAnsi" w:cstheme="minorHAnsi"/>
                <w:bCs/>
                <w:lang w:eastAsia="en-US"/>
              </w:rPr>
              <w:t xml:space="preserve">containing the </w:t>
            </w:r>
            <w:r>
              <w:rPr>
                <w:rFonts w:asciiTheme="minorHAnsi" w:hAnsiTheme="minorHAnsi" w:cstheme="minorHAnsi"/>
                <w:bCs/>
                <w:lang w:eastAsia="en-US"/>
              </w:rPr>
              <w:t>value</w:t>
            </w:r>
            <w:r w:rsidRPr="00214168">
              <w:rPr>
                <w:rFonts w:asciiTheme="minorHAnsi" w:hAnsiTheme="minorHAnsi" w:cstheme="minorHAnsi"/>
                <w:bCs/>
                <w:lang w:eastAsia="en-US"/>
              </w:rPr>
              <w:t xml:space="preserve"> of the </w:t>
            </w:r>
            <w:r>
              <w:rPr>
                <w:rFonts w:asciiTheme="minorHAnsi" w:hAnsiTheme="minorHAnsi" w:cstheme="minorHAnsi"/>
                <w:bCs/>
                <w:lang w:eastAsia="en-US"/>
              </w:rPr>
              <w:t>field</w:t>
            </w:r>
          </w:p>
        </w:tc>
      </w:tr>
    </w:tbl>
    <w:p w:rsidR="00766CFC" w:rsidRPr="00692BA4" w:rsidRDefault="00766CFC" w:rsidP="00766CFC">
      <w:pPr>
        <w:pStyle w:val="Lgende"/>
        <w:jc w:val="center"/>
        <w:rPr>
          <w:color w:val="943634" w:themeColor="accent2" w:themeShade="BF"/>
        </w:rPr>
      </w:pPr>
      <w:bookmarkStart w:id="95" w:name="_Toc397350350"/>
      <w:r w:rsidRPr="00FA1FE3">
        <w:rPr>
          <w:color w:val="943634" w:themeColor="accent2" w:themeShade="BF"/>
        </w:rPr>
        <w:t xml:space="preserve">Table </w:t>
      </w:r>
      <w:r w:rsidRPr="00FA1FE3">
        <w:rPr>
          <w:color w:val="943634" w:themeColor="accent2" w:themeShade="BF"/>
        </w:rPr>
        <w:fldChar w:fldCharType="begin"/>
      </w:r>
      <w:r w:rsidRPr="00FA1FE3">
        <w:rPr>
          <w:color w:val="943634" w:themeColor="accent2" w:themeShade="BF"/>
        </w:rPr>
        <w:instrText xml:space="preserve"> SEQ Table \* ARABIC </w:instrText>
      </w:r>
      <w:r w:rsidRPr="00FA1FE3">
        <w:rPr>
          <w:color w:val="943634" w:themeColor="accent2" w:themeShade="BF"/>
        </w:rPr>
        <w:fldChar w:fldCharType="separate"/>
      </w:r>
      <w:r w:rsidR="001C00C2">
        <w:rPr>
          <w:noProof/>
          <w:color w:val="943634" w:themeColor="accent2" w:themeShade="BF"/>
        </w:rPr>
        <w:t>3</w:t>
      </w:r>
      <w:r w:rsidRPr="00FA1FE3">
        <w:rPr>
          <w:noProof/>
          <w:color w:val="943634" w:themeColor="accent2" w:themeShade="BF"/>
        </w:rPr>
        <w:fldChar w:fldCharType="end"/>
      </w:r>
      <w:r>
        <w:rPr>
          <w:color w:val="943634" w:themeColor="accent2" w:themeShade="BF"/>
        </w:rPr>
        <w:t xml:space="preserve"> Mapping </w:t>
      </w:r>
      <w:r w:rsidRPr="00FA1FE3">
        <w:rPr>
          <w:color w:val="943634" w:themeColor="accent2" w:themeShade="BF"/>
        </w:rPr>
        <w:t xml:space="preserve">used in the </w:t>
      </w:r>
      <w:r>
        <w:rPr>
          <w:color w:val="943634" w:themeColor="accent2" w:themeShade="BF"/>
        </w:rPr>
        <w:t>SQL model injection</w:t>
      </w:r>
      <w:bookmarkEnd w:id="95"/>
    </w:p>
    <w:p w:rsidR="00766CFC" w:rsidRPr="00766CFC" w:rsidRDefault="00766CFC" w:rsidP="00766CFC"/>
    <w:p w:rsidR="00E60971" w:rsidRPr="002F0BFA" w:rsidRDefault="00E60971" w:rsidP="00E60971">
      <w:pPr>
        <w:pStyle w:val="Titre4"/>
      </w:pPr>
      <w:bookmarkStart w:id="96" w:name="_Toc397350265"/>
      <w:r w:rsidRPr="002F0BFA">
        <w:t>Technical specifications</w:t>
      </w:r>
      <w:bookmarkEnd w:id="96"/>
    </w:p>
    <w:p w:rsidR="00E60971" w:rsidRDefault="00E60971" w:rsidP="00E60971">
      <w:r>
        <w:t xml:space="preserve">The technical aspect of this component relies on a main EMF and </w:t>
      </w:r>
      <w:proofErr w:type="spellStart"/>
      <w:r>
        <w:t>XText</w:t>
      </w:r>
      <w:proofErr w:type="spellEnd"/>
      <w:r>
        <w:t xml:space="preserve"> injection and has been packaged as a </w:t>
      </w:r>
      <w:proofErr w:type="spellStart"/>
      <w:r>
        <w:t>MoDisco</w:t>
      </w:r>
      <w:proofErr w:type="spellEnd"/>
      <w:r>
        <w:t xml:space="preserve"> discoverer (named </w:t>
      </w:r>
      <w:proofErr w:type="spellStart"/>
      <w:r w:rsidRPr="00D15F4C">
        <w:rPr>
          <w:i/>
        </w:rPr>
        <w:t>eu.artist.migration.mdt.database.</w:t>
      </w:r>
      <w:r>
        <w:rPr>
          <w:i/>
        </w:rPr>
        <w:t>sql.discoverer</w:t>
      </w:r>
      <w:proofErr w:type="spellEnd"/>
      <w:r>
        <w:t xml:space="preserve">). The </w:t>
      </w:r>
      <w:proofErr w:type="spellStart"/>
      <w:r>
        <w:t>Eclispe</w:t>
      </w:r>
      <w:proofErr w:type="spellEnd"/>
      <w:r>
        <w:t xml:space="preserve"> EMF [2], Eclipse </w:t>
      </w:r>
      <w:proofErr w:type="spellStart"/>
      <w:r>
        <w:t>MoDisco</w:t>
      </w:r>
      <w:proofErr w:type="spellEnd"/>
      <w:r>
        <w:t xml:space="preserve"> [4] and Eclipse </w:t>
      </w:r>
      <w:proofErr w:type="spellStart"/>
      <w:r>
        <w:t>XText</w:t>
      </w:r>
      <w:proofErr w:type="spellEnd"/>
      <w:r>
        <w:t xml:space="preserve"> [1] technologies have also been used as a base for implementing this component.</w:t>
      </w:r>
    </w:p>
    <w:p w:rsidR="00E60971" w:rsidRDefault="00E60971" w:rsidP="00E60971">
      <w:r>
        <w:t>This discoverer allows the selection of an SQL instructions set, and automatically launch the injection execution and serialization of the produced SQL model.</w:t>
      </w:r>
    </w:p>
    <w:p w:rsidR="00E60971" w:rsidRDefault="00E60971" w:rsidP="00E60971">
      <w:r>
        <w:t xml:space="preserve">General information: </w:t>
      </w:r>
    </w:p>
    <w:p w:rsidR="00E60971" w:rsidRDefault="00E60971" w:rsidP="00E60971">
      <w:pPr>
        <w:pStyle w:val="Paragraphedeliste"/>
        <w:numPr>
          <w:ilvl w:val="0"/>
          <w:numId w:val="26"/>
        </w:numPr>
      </w:pPr>
      <w:r>
        <w:t>Status: Alpha</w:t>
      </w:r>
    </w:p>
    <w:p w:rsidR="00E60971" w:rsidRPr="002F0BFA" w:rsidRDefault="00E60971" w:rsidP="00E60971">
      <w:pPr>
        <w:pStyle w:val="Paragraphedeliste"/>
        <w:numPr>
          <w:ilvl w:val="0"/>
          <w:numId w:val="26"/>
        </w:numPr>
      </w:pPr>
      <w:r>
        <w:t>Release: 0.1</w:t>
      </w:r>
    </w:p>
    <w:p w:rsidR="00E60971" w:rsidRPr="002F0BFA" w:rsidRDefault="00E60971" w:rsidP="00E60971">
      <w:pPr>
        <w:pStyle w:val="Titre4"/>
      </w:pPr>
      <w:bookmarkStart w:id="97" w:name="_Toc397350266"/>
      <w:r w:rsidRPr="002F0BFA">
        <w:lastRenderedPageBreak/>
        <w:t>Download and installation instructions</w:t>
      </w:r>
      <w:bookmarkEnd w:id="97"/>
    </w:p>
    <w:p w:rsidR="00E60971" w:rsidRDefault="00E60971" w:rsidP="00E60971">
      <w:r>
        <w:t>Thus, this component requires the following software to be installed:</w:t>
      </w:r>
    </w:p>
    <w:p w:rsidR="00E60971" w:rsidRPr="002F0BFA" w:rsidRDefault="00E60971" w:rsidP="00E60971">
      <w:pPr>
        <w:pStyle w:val="Paragraphedeliste"/>
        <w:numPr>
          <w:ilvl w:val="0"/>
          <w:numId w:val="26"/>
        </w:numPr>
      </w:pPr>
      <w:r w:rsidRPr="002F0BFA">
        <w:t xml:space="preserve">Eclipse </w:t>
      </w:r>
      <w:r>
        <w:t xml:space="preserve">Platform (get the latest </w:t>
      </w:r>
      <w:r w:rsidRPr="002F0BFA">
        <w:t xml:space="preserve">Eclipse </w:t>
      </w:r>
      <w:proofErr w:type="spellStart"/>
      <w:r w:rsidRPr="002F0BFA">
        <w:t>Modeling</w:t>
      </w:r>
      <w:proofErr w:type="spellEnd"/>
      <w:r w:rsidRPr="002F0BFA">
        <w:t xml:space="preserve"> </w:t>
      </w:r>
      <w:r>
        <w:t>bundle</w:t>
      </w:r>
      <w:r w:rsidRPr="002F0BFA">
        <w:t>)</w:t>
      </w:r>
    </w:p>
    <w:p w:rsidR="00E60971" w:rsidRPr="002F0BFA" w:rsidRDefault="00E60971" w:rsidP="00E60971">
      <w:pPr>
        <w:pStyle w:val="Paragraphedeliste"/>
        <w:numPr>
          <w:ilvl w:val="0"/>
          <w:numId w:val="26"/>
        </w:numPr>
      </w:pPr>
      <w:r>
        <w:t xml:space="preserve">Eclipse </w:t>
      </w:r>
      <w:proofErr w:type="spellStart"/>
      <w:r>
        <w:t>MoDisco</w:t>
      </w:r>
      <w:proofErr w:type="spellEnd"/>
      <w:r>
        <w:t xml:space="preserve"> SDK</w:t>
      </w:r>
    </w:p>
    <w:p w:rsidR="00E60971" w:rsidRPr="002F0BFA" w:rsidRDefault="00E60971" w:rsidP="00E60971">
      <w:pPr>
        <w:pStyle w:val="Paragraphedeliste"/>
        <w:numPr>
          <w:ilvl w:val="0"/>
          <w:numId w:val="26"/>
        </w:numPr>
      </w:pPr>
      <w:r>
        <w:t xml:space="preserve">Eclipse </w:t>
      </w:r>
      <w:proofErr w:type="spellStart"/>
      <w:r>
        <w:t>XText</w:t>
      </w:r>
      <w:proofErr w:type="spellEnd"/>
      <w:r w:rsidRPr="002F0BFA">
        <w:t xml:space="preserve"> SDK</w:t>
      </w:r>
    </w:p>
    <w:p w:rsidR="00E60971" w:rsidRDefault="00E60971" w:rsidP="00E60971">
      <w:r>
        <w:t>As for the other newly developed components, t</w:t>
      </w:r>
      <w:r w:rsidRPr="002F0BFA">
        <w:t xml:space="preserve">he </w:t>
      </w:r>
      <w:r>
        <w:t xml:space="preserve">sources </w:t>
      </w:r>
      <w:r w:rsidRPr="002F0BFA">
        <w:t>can be downloaded from the public repository</w:t>
      </w:r>
      <w:r>
        <w:t xml:space="preserve"> (cf. section </w:t>
      </w:r>
      <w:r>
        <w:fldChar w:fldCharType="begin"/>
      </w:r>
      <w:r>
        <w:instrText xml:space="preserve"> REF _Ref367692997 \n \h </w:instrText>
      </w:r>
      <w:r>
        <w:fldChar w:fldCharType="separate"/>
      </w:r>
      <w:r w:rsidR="001C00C2">
        <w:t>2.5</w:t>
      </w:r>
      <w:r>
        <w:fldChar w:fldCharType="end"/>
      </w:r>
      <w:r>
        <w:t>).</w:t>
      </w:r>
    </w:p>
    <w:p w:rsidR="00E60971" w:rsidRDefault="00E60971" w:rsidP="00E60971">
      <w:pPr>
        <w:pStyle w:val="Titre4"/>
      </w:pPr>
      <w:bookmarkStart w:id="98" w:name="_Toc397350267"/>
      <w:r w:rsidRPr="002F0BFA">
        <w:t>User manual</w:t>
      </w:r>
      <w:bookmarkEnd w:id="98"/>
    </w:p>
    <w:p w:rsidR="00E60971" w:rsidRDefault="00E60971" w:rsidP="00E60971">
      <w:r>
        <w:t>To use the component, you can start from an SQL instructions set and then:</w:t>
      </w:r>
    </w:p>
    <w:p w:rsidR="00E60971" w:rsidRDefault="00E60971" w:rsidP="00E60971">
      <w:pPr>
        <w:pStyle w:val="Paragraphedeliste"/>
        <w:numPr>
          <w:ilvl w:val="0"/>
          <w:numId w:val="29"/>
        </w:numPr>
      </w:pPr>
      <w:r w:rsidRPr="002F0BFA">
        <w:t xml:space="preserve">Right-click on the </w:t>
      </w:r>
      <w:r>
        <w:t>package containing the SQL instructions set.</w:t>
      </w:r>
    </w:p>
    <w:p w:rsidR="00E60971" w:rsidRPr="009825F5" w:rsidRDefault="00E60971" w:rsidP="00E60971">
      <w:pPr>
        <w:pStyle w:val="Paragraphedeliste"/>
        <w:numPr>
          <w:ilvl w:val="0"/>
          <w:numId w:val="29"/>
        </w:numPr>
      </w:pPr>
      <w:r w:rsidRPr="002F0BFA">
        <w:t xml:space="preserve">Select the following menus </w:t>
      </w:r>
      <w:r w:rsidRPr="009825F5">
        <w:rPr>
          <w:i/>
        </w:rPr>
        <w:t xml:space="preserve">“Discovery / </w:t>
      </w:r>
      <w:r>
        <w:rPr>
          <w:i/>
        </w:rPr>
        <w:t>D</w:t>
      </w:r>
      <w:r w:rsidRPr="009825F5">
        <w:rPr>
          <w:i/>
        </w:rPr>
        <w:t xml:space="preserve">iscoverers / </w:t>
      </w:r>
      <w:r>
        <w:rPr>
          <w:i/>
        </w:rPr>
        <w:t>SQL Discoverer</w:t>
      </w:r>
      <w:r w:rsidRPr="009825F5">
        <w:rPr>
          <w:i/>
        </w:rPr>
        <w:t>”.</w:t>
      </w:r>
    </w:p>
    <w:p w:rsidR="00E60971" w:rsidRDefault="00E60971" w:rsidP="00E60971">
      <w:pPr>
        <w:pStyle w:val="Paragraphedeliste"/>
        <w:numPr>
          <w:ilvl w:val="0"/>
          <w:numId w:val="29"/>
        </w:numPr>
      </w:pPr>
      <w:r>
        <w:t>Enter whether</w:t>
      </w:r>
      <w:r w:rsidRPr="002F0BFA">
        <w:t xml:space="preserve"> you want to </w:t>
      </w:r>
      <w:r>
        <w:t xml:space="preserve">serialize </w:t>
      </w:r>
      <w:r w:rsidRPr="002F0BFA">
        <w:t xml:space="preserve">the output </w:t>
      </w:r>
      <w:r>
        <w:t>SQL</w:t>
      </w:r>
      <w:r w:rsidRPr="002F0BFA">
        <w:t xml:space="preserve"> model</w:t>
      </w:r>
      <w:r>
        <w:t xml:space="preserve"> and manually set its location</w:t>
      </w:r>
      <w:r w:rsidRPr="002F0BFA">
        <w:t>.</w:t>
      </w:r>
    </w:p>
    <w:p w:rsidR="00E60971" w:rsidRDefault="00E60971" w:rsidP="00E60971">
      <w:pPr>
        <w:pStyle w:val="Paragraphedeliste"/>
        <w:numPr>
          <w:ilvl w:val="0"/>
          <w:numId w:val="29"/>
        </w:numPr>
      </w:pPr>
      <w:r w:rsidRPr="002F0BFA">
        <w:t>Valid</w:t>
      </w:r>
      <w:r>
        <w:t>ate</w:t>
      </w:r>
      <w:r w:rsidRPr="002F0BFA">
        <w:t xml:space="preserve"> y</w:t>
      </w:r>
      <w:r>
        <w:t>our choices in the window, and run the discovery process</w:t>
      </w:r>
      <w:r w:rsidRPr="002F0BFA">
        <w:t xml:space="preserve">. </w:t>
      </w:r>
      <w:r>
        <w:t>The resulting SQL model will by default (i.e., if not specified differently) be saved</w:t>
      </w:r>
      <w:r w:rsidRPr="002F0BFA">
        <w:t xml:space="preserve"> </w:t>
      </w:r>
      <w:r>
        <w:t xml:space="preserve">at </w:t>
      </w:r>
      <w:r w:rsidRPr="002F0BFA">
        <w:t xml:space="preserve">the same level </w:t>
      </w:r>
      <w:r>
        <w:t>than</w:t>
      </w:r>
      <w:r w:rsidRPr="002F0BFA">
        <w:t xml:space="preserve"> the </w:t>
      </w:r>
      <w:r>
        <w:t>SQL</w:t>
      </w:r>
      <w:r w:rsidRPr="002F0BFA">
        <w:t xml:space="preserve"> </w:t>
      </w:r>
      <w:r>
        <w:t>instructions</w:t>
      </w:r>
      <w:r w:rsidRPr="002F0BFA">
        <w:t xml:space="preserve"> </w:t>
      </w:r>
      <w:r>
        <w:t>set</w:t>
      </w:r>
      <w:r w:rsidRPr="002F0BFA">
        <w:t>.</w:t>
      </w:r>
    </w:p>
    <w:p w:rsidR="00E60971" w:rsidRDefault="00E60971" w:rsidP="00E60971">
      <w:pPr>
        <w:jc w:val="center"/>
      </w:pPr>
      <w:r>
        <w:rPr>
          <w:noProof/>
          <w:lang w:val="fr-FR" w:eastAsia="fr-FR"/>
        </w:rPr>
        <w:drawing>
          <wp:inline distT="0" distB="0" distL="0" distR="0" wp14:anchorId="5C8CE4BC" wp14:editId="242FEFB8">
            <wp:extent cx="3847612" cy="1884614"/>
            <wp:effectExtent l="0" t="0" r="635" b="1905"/>
            <wp:docPr id="29" name="Image 29" descr="C:\Users\MALLON\Desktop\Current\ARTIST\SQLModelDiscov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LON\Desktop\Current\ARTIST\SQLModelDiscover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7889" cy="1884750"/>
                    </a:xfrm>
                    <a:prstGeom prst="rect">
                      <a:avLst/>
                    </a:prstGeom>
                    <a:noFill/>
                    <a:ln>
                      <a:noFill/>
                    </a:ln>
                  </pic:spPr>
                </pic:pic>
              </a:graphicData>
            </a:graphic>
          </wp:inline>
        </w:drawing>
      </w:r>
    </w:p>
    <w:p w:rsidR="00E60971" w:rsidRPr="0063115C" w:rsidRDefault="00E60971" w:rsidP="00E60971">
      <w:pPr>
        <w:pStyle w:val="Lgende"/>
        <w:jc w:val="center"/>
        <w:rPr>
          <w:color w:val="auto"/>
        </w:rPr>
      </w:pPr>
      <w:bookmarkStart w:id="99" w:name="_Toc397350333"/>
      <w:r w:rsidRPr="0063115C">
        <w:rPr>
          <w:color w:val="auto"/>
        </w:rPr>
        <w:t xml:space="preserve">Figure </w:t>
      </w:r>
      <w:r w:rsidRPr="0063115C">
        <w:rPr>
          <w:color w:val="auto"/>
        </w:rPr>
        <w:fldChar w:fldCharType="begin"/>
      </w:r>
      <w:r w:rsidRPr="0063115C">
        <w:rPr>
          <w:color w:val="auto"/>
        </w:rPr>
        <w:instrText xml:space="preserve"> SEQ Figure \* ARABIC </w:instrText>
      </w:r>
      <w:r w:rsidRPr="0063115C">
        <w:rPr>
          <w:color w:val="auto"/>
        </w:rPr>
        <w:fldChar w:fldCharType="separate"/>
      </w:r>
      <w:r w:rsidR="001C00C2">
        <w:rPr>
          <w:noProof/>
          <w:color w:val="auto"/>
        </w:rPr>
        <w:t>12</w:t>
      </w:r>
      <w:r w:rsidRPr="0063115C">
        <w:rPr>
          <w:color w:val="auto"/>
        </w:rPr>
        <w:fldChar w:fldCharType="end"/>
      </w:r>
      <w:r>
        <w:rPr>
          <w:color w:val="auto"/>
        </w:rPr>
        <w:t xml:space="preserve"> SQL</w:t>
      </w:r>
      <w:r w:rsidRPr="0063115C">
        <w:rPr>
          <w:color w:val="auto"/>
        </w:rPr>
        <w:t xml:space="preserve"> model opened in the </w:t>
      </w:r>
      <w:proofErr w:type="spellStart"/>
      <w:r w:rsidRPr="0063115C">
        <w:rPr>
          <w:color w:val="auto"/>
        </w:rPr>
        <w:t>MoDisco</w:t>
      </w:r>
      <w:proofErr w:type="spellEnd"/>
      <w:r w:rsidRPr="0063115C">
        <w:rPr>
          <w:color w:val="auto"/>
        </w:rPr>
        <w:t xml:space="preserve"> Model Browser</w:t>
      </w:r>
      <w:bookmarkEnd w:id="99"/>
    </w:p>
    <w:p w:rsidR="00E60971" w:rsidRPr="001341EC" w:rsidRDefault="00E60971" w:rsidP="00E60971">
      <w:r w:rsidRPr="009825F5">
        <w:t xml:space="preserve">The obtained </w:t>
      </w:r>
      <w:r>
        <w:t xml:space="preserve">SQL </w:t>
      </w:r>
      <w:r w:rsidRPr="009825F5">
        <w:t xml:space="preserve">model can </w:t>
      </w:r>
      <w:r>
        <w:t xml:space="preserve">finally </w:t>
      </w:r>
      <w:r w:rsidRPr="009825F5">
        <w:t xml:space="preserve">be navigated using the </w:t>
      </w:r>
      <w:proofErr w:type="spellStart"/>
      <w:r>
        <w:t>MoDisco</w:t>
      </w:r>
      <w:proofErr w:type="spellEnd"/>
      <w:r>
        <w:t xml:space="preserve"> Model Browser for instance (as shown on </w:t>
      </w:r>
      <w:r>
        <w:fldChar w:fldCharType="begin"/>
      </w:r>
      <w:r>
        <w:instrText xml:space="preserve"> REF _Ref366767024 \h </w:instrText>
      </w:r>
      <w:r>
        <w:fldChar w:fldCharType="separate"/>
      </w:r>
      <w:r w:rsidR="001C00C2" w:rsidRPr="0063115C">
        <w:t xml:space="preserve">Figure </w:t>
      </w:r>
      <w:r w:rsidR="001C00C2">
        <w:rPr>
          <w:noProof/>
        </w:rPr>
        <w:t>7</w:t>
      </w:r>
      <w:r>
        <w:fldChar w:fldCharType="end"/>
      </w:r>
      <w:r>
        <w:t>13).</w:t>
      </w:r>
    </w:p>
    <w:p w:rsidR="00E60971" w:rsidRPr="002F0BFA" w:rsidRDefault="00E60971" w:rsidP="00E60971">
      <w:pPr>
        <w:pStyle w:val="Titre4"/>
      </w:pPr>
      <w:bookmarkStart w:id="100" w:name="_Toc397350268"/>
      <w:r w:rsidRPr="002F0BFA">
        <w:t>Licensing information</w:t>
      </w:r>
      <w:bookmarkEnd w:id="100"/>
      <w:r w:rsidRPr="002F0BFA">
        <w:t xml:space="preserve"> </w:t>
      </w:r>
    </w:p>
    <w:p w:rsidR="00E60971" w:rsidRPr="00D15F4C" w:rsidRDefault="00E60971" w:rsidP="00E60971">
      <w:r w:rsidRPr="002F0BFA">
        <w:t>This component is provid</w:t>
      </w:r>
      <w:r>
        <w:t>ed as open source</w:t>
      </w:r>
      <w:r w:rsidRPr="002F0BFA">
        <w:t xml:space="preserve"> under the Eclipse </w:t>
      </w:r>
      <w:r>
        <w:t>Public L</w:t>
      </w:r>
      <w:r w:rsidRPr="002F0BFA">
        <w:t>icense</w:t>
      </w:r>
      <w:r>
        <w:t xml:space="preserve"> </w:t>
      </w:r>
      <w:r>
        <w:fldChar w:fldCharType="begin"/>
      </w:r>
      <w:r>
        <w:instrText xml:space="preserve"> REF _Ref366228617 \n \h </w:instrText>
      </w:r>
      <w:r>
        <w:fldChar w:fldCharType="separate"/>
      </w:r>
      <w:r w:rsidR="001C00C2">
        <w:t>[5]</w:t>
      </w:r>
      <w:r>
        <w:fldChar w:fldCharType="end"/>
      </w:r>
      <w:r>
        <w:t>.</w:t>
      </w:r>
    </w:p>
    <w:p w:rsidR="00ED3C11" w:rsidRPr="00ED3C11" w:rsidRDefault="00ED3C11" w:rsidP="00ED3C11">
      <w:pPr>
        <w:pStyle w:val="Titre3"/>
        <w:numPr>
          <w:ilvl w:val="2"/>
          <w:numId w:val="38"/>
        </w:numPr>
        <w:rPr>
          <w:lang w:val="en-GB"/>
        </w:rPr>
      </w:pPr>
      <w:bookmarkStart w:id="101" w:name="_Toc397350269"/>
      <w:r w:rsidRPr="00ED3C11">
        <w:rPr>
          <w:lang w:val="en-GB"/>
        </w:rPr>
        <w:t xml:space="preserve">Component “Generic UML </w:t>
      </w:r>
      <w:r>
        <w:rPr>
          <w:lang w:val="en-GB"/>
        </w:rPr>
        <w:t>Object</w:t>
      </w:r>
      <w:r w:rsidRPr="00ED3C11">
        <w:rPr>
          <w:lang w:val="en-GB"/>
        </w:rPr>
        <w:t xml:space="preserve"> Diagram Discoverer from </w:t>
      </w:r>
      <w:r>
        <w:rPr>
          <w:lang w:val="en-GB"/>
        </w:rPr>
        <w:t>SQL</w:t>
      </w:r>
      <w:r w:rsidRPr="00ED3C11">
        <w:rPr>
          <w:lang w:val="en-GB"/>
        </w:rPr>
        <w:t xml:space="preserve"> </w:t>
      </w:r>
      <w:r>
        <w:rPr>
          <w:lang w:val="en-GB"/>
        </w:rPr>
        <w:t>model</w:t>
      </w:r>
      <w:r w:rsidRPr="00ED3C11">
        <w:rPr>
          <w:lang w:val="en-GB"/>
        </w:rPr>
        <w:t>”</w:t>
      </w:r>
      <w:bookmarkEnd w:id="101"/>
    </w:p>
    <w:p w:rsidR="00ED3C11" w:rsidRPr="002F0BFA" w:rsidRDefault="00ED3C11" w:rsidP="00ED3C11">
      <w:pPr>
        <w:pStyle w:val="Titre4"/>
      </w:pPr>
      <w:bookmarkStart w:id="102" w:name="_Toc397350270"/>
      <w:r w:rsidRPr="002F0BFA">
        <w:t>Overview</w:t>
      </w:r>
      <w:bookmarkEnd w:id="102"/>
    </w:p>
    <w:p w:rsidR="001556C8" w:rsidRDefault="00ED3C11" w:rsidP="00717596">
      <w:pPr>
        <w:spacing w:line="276" w:lineRule="auto"/>
      </w:pPr>
      <w:r>
        <w:t xml:space="preserve">This new component, packaged as a </w:t>
      </w:r>
      <w:proofErr w:type="spellStart"/>
      <w:r>
        <w:t>MoDisco</w:t>
      </w:r>
      <w:proofErr w:type="spellEnd"/>
      <w:r>
        <w:t xml:space="preserve"> discoverer, is based on the chaining of the </w:t>
      </w:r>
      <w:r w:rsidR="00595941">
        <w:t>SQL instructions</w:t>
      </w:r>
      <w:r>
        <w:t xml:space="preserve"> Model Discoverer with a newly developed SQL-to-UML (Object Diagram) model transformation implemented in ATL [1]. It also relies on an </w:t>
      </w:r>
      <w:proofErr w:type="spellStart"/>
      <w:r>
        <w:t>Ecore</w:t>
      </w:r>
      <w:proofErr w:type="spellEnd"/>
      <w:r>
        <w:t xml:space="preserve"> implementation of the OMG UML metamodel [10] and our SQL metamodel. It allows producing an UML Object Diagram model from </w:t>
      </w:r>
      <w:r w:rsidR="00A218A4">
        <w:t xml:space="preserve">an initial SQL instructions set (only passing by an intermediate SQL model). The </w:t>
      </w:r>
      <w:r w:rsidR="00A218A4">
        <w:lastRenderedPageBreak/>
        <w:t>obtained UML Object Diagram model covers the ‘INSERT’ commands by presenting the instantiation of the various classes (corresponding to tables in the database).</w:t>
      </w:r>
    </w:p>
    <w:p w:rsidR="001556C8" w:rsidRPr="002F0BFA" w:rsidRDefault="001556C8" w:rsidP="001556C8">
      <w:pPr>
        <w:pStyle w:val="Titre4"/>
      </w:pPr>
      <w:bookmarkStart w:id="103" w:name="_Toc397350271"/>
      <w:r w:rsidRPr="002F0BFA">
        <w:t>Functional description</w:t>
      </w:r>
      <w:bookmarkEnd w:id="103"/>
    </w:p>
    <w:p w:rsidR="001556C8" w:rsidRDefault="001556C8">
      <w:pPr>
        <w:spacing w:line="276" w:lineRule="auto"/>
        <w:jc w:val="left"/>
      </w:pPr>
      <w:r>
        <w:t>This component currently considers:</w:t>
      </w:r>
    </w:p>
    <w:p w:rsidR="00717596" w:rsidRPr="00717596" w:rsidRDefault="00717596" w:rsidP="00717596">
      <w:pPr>
        <w:numPr>
          <w:ilvl w:val="0"/>
          <w:numId w:val="28"/>
        </w:numPr>
        <w:rPr>
          <w:i/>
        </w:rPr>
      </w:pPr>
      <w:r>
        <w:t>As i</w:t>
      </w:r>
      <w:r w:rsidRPr="002F0BFA">
        <w:t>nput:</w:t>
      </w:r>
      <w:r>
        <w:t xml:space="preserve"> An SQL instructions set, or eventually the SQL model representing the SQL instructions set (if the SQL model Discoverer has already been applied separately before)</w:t>
      </w:r>
      <w:r w:rsidRPr="00717596">
        <w:rPr>
          <w:i/>
        </w:rPr>
        <w:t>.</w:t>
      </w:r>
      <w:r>
        <w:t xml:space="preserve"> An UML profile detailing (via stereotypes) which classes corresponds to the table of the database.</w:t>
      </w:r>
    </w:p>
    <w:p w:rsidR="00717596" w:rsidRPr="00BB25FE" w:rsidRDefault="00717596" w:rsidP="00717596">
      <w:pPr>
        <w:numPr>
          <w:ilvl w:val="0"/>
          <w:numId w:val="28"/>
        </w:numPr>
        <w:rPr>
          <w:i/>
        </w:rPr>
      </w:pPr>
      <w:r>
        <w:t>As o</w:t>
      </w:r>
      <w:r w:rsidRPr="002F0BFA">
        <w:t>utput: a</w:t>
      </w:r>
      <w:r w:rsidR="001169BE">
        <w:t>n UML Object Diagram, where each objects corresponds to</w:t>
      </w:r>
      <w:r w:rsidRPr="002F0BFA">
        <w:t xml:space="preserve"> </w:t>
      </w:r>
      <w:r w:rsidR="001169BE">
        <w:t>each ‘INSERT’ commands</w:t>
      </w:r>
      <w:r w:rsidRPr="002F0BFA">
        <w:t>.</w:t>
      </w:r>
    </w:p>
    <w:p w:rsidR="00BB25FE" w:rsidRDefault="00BB25FE" w:rsidP="00BB25FE">
      <w:r>
        <w:t>The intermediate SQL instructions model being a direct representation of the content of the initial SQL instructions set, the actual conceptual mapping between SQL</w:t>
      </w:r>
      <w:r w:rsidR="009744B9">
        <w:t>-UML profiled</w:t>
      </w:r>
      <w:r>
        <w:t xml:space="preserve"> and UML</w:t>
      </w:r>
      <w:r w:rsidR="009744B9">
        <w:t xml:space="preserve"> (Object Diagram) is specified by the SQL</w:t>
      </w:r>
      <w:r w:rsidR="007D0D78">
        <w:t>\UML profiled</w:t>
      </w:r>
      <w:r w:rsidR="009744B9">
        <w:t>-to-UML model transformation as previously introduced.</w:t>
      </w:r>
    </w:p>
    <w:p w:rsidR="00D92312" w:rsidRPr="00ED3C11" w:rsidRDefault="009744B9" w:rsidP="00D92312">
      <w:r>
        <w:t xml:space="preserve">An overview of this mapping between elements from these two </w:t>
      </w:r>
      <w:proofErr w:type="spellStart"/>
      <w:r>
        <w:t>metamodels</w:t>
      </w:r>
      <w:proofErr w:type="spellEnd"/>
      <w:r>
        <w:t xml:space="preserve"> is presented in </w:t>
      </w:r>
      <w:r>
        <w:fldChar w:fldCharType="begin"/>
      </w:r>
      <w:r>
        <w:instrText xml:space="preserve"> REF _Ref366674680 \h </w:instrText>
      </w:r>
      <w:r>
        <w:fldChar w:fldCharType="separate"/>
      </w:r>
      <w:r w:rsidR="001C00C2" w:rsidRPr="00FA1FE3">
        <w:rPr>
          <w:color w:val="943634" w:themeColor="accent2" w:themeShade="BF"/>
        </w:rPr>
        <w:t xml:space="preserve">Table </w:t>
      </w:r>
      <w:r w:rsidR="001C00C2">
        <w:rPr>
          <w:noProof/>
          <w:color w:val="943634" w:themeColor="accent2" w:themeShade="BF"/>
        </w:rPr>
        <w:t>2</w:t>
      </w:r>
      <w:r>
        <w:fldChar w:fldCharType="end"/>
      </w:r>
      <w:r w:rsidR="00D92312">
        <w:t>3</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778"/>
        <w:gridCol w:w="5083"/>
      </w:tblGrid>
      <w:tr w:rsidR="00D92312" w:rsidRPr="002F0BFA" w:rsidTr="006D6168">
        <w:tc>
          <w:tcPr>
            <w:tcW w:w="1859" w:type="dxa"/>
            <w:tcBorders>
              <w:top w:val="single" w:sz="4" w:space="0" w:color="auto"/>
              <w:left w:val="single" w:sz="4" w:space="0" w:color="auto"/>
              <w:bottom w:val="single" w:sz="4" w:space="0" w:color="auto"/>
              <w:right w:val="single" w:sz="4" w:space="0" w:color="auto"/>
            </w:tcBorders>
          </w:tcPr>
          <w:p w:rsidR="00D92312" w:rsidRDefault="00D92312" w:rsidP="0085792A">
            <w:pPr>
              <w:autoSpaceDE w:val="0"/>
              <w:autoSpaceDN w:val="0"/>
              <w:adjustRightInd w:val="0"/>
              <w:spacing w:after="0"/>
              <w:jc w:val="center"/>
              <w:rPr>
                <w:rFonts w:cs="LMRoman10-Bold"/>
                <w:b/>
                <w:bCs/>
              </w:rPr>
            </w:pPr>
            <w:r>
              <w:rPr>
                <w:rFonts w:cs="LMRoman10-Bold"/>
                <w:b/>
                <w:bCs/>
              </w:rPr>
              <w:t>UML metamodel profiled</w:t>
            </w:r>
          </w:p>
        </w:tc>
        <w:tc>
          <w:tcPr>
            <w:tcW w:w="1778" w:type="dxa"/>
            <w:tcBorders>
              <w:top w:val="single" w:sz="4" w:space="0" w:color="auto"/>
              <w:left w:val="single" w:sz="4" w:space="0" w:color="auto"/>
              <w:bottom w:val="single" w:sz="4" w:space="0" w:color="auto"/>
              <w:right w:val="single" w:sz="4" w:space="0" w:color="auto"/>
            </w:tcBorders>
            <w:hideMark/>
          </w:tcPr>
          <w:p w:rsidR="00D92312" w:rsidRPr="002F0BFA" w:rsidRDefault="00D92312" w:rsidP="0085792A">
            <w:pPr>
              <w:autoSpaceDE w:val="0"/>
              <w:autoSpaceDN w:val="0"/>
              <w:adjustRightInd w:val="0"/>
              <w:spacing w:after="0"/>
              <w:jc w:val="center"/>
              <w:rPr>
                <w:rFonts w:cs="LMRoman10-Bold"/>
                <w:b/>
                <w:bCs/>
                <w:lang w:eastAsia="en-US"/>
              </w:rPr>
            </w:pPr>
            <w:r>
              <w:rPr>
                <w:rFonts w:cs="LMRoman10-Bold"/>
                <w:b/>
                <w:bCs/>
              </w:rPr>
              <w:t>SQL</w:t>
            </w:r>
            <w:r w:rsidRPr="002F0BFA">
              <w:rPr>
                <w:rFonts w:cs="LMRoman10-Bold"/>
                <w:b/>
                <w:bCs/>
              </w:rPr>
              <w:t xml:space="preserve"> metamodel</w:t>
            </w:r>
          </w:p>
        </w:tc>
        <w:tc>
          <w:tcPr>
            <w:tcW w:w="5083" w:type="dxa"/>
            <w:tcBorders>
              <w:top w:val="single" w:sz="4" w:space="0" w:color="auto"/>
              <w:left w:val="single" w:sz="4" w:space="0" w:color="auto"/>
              <w:bottom w:val="single" w:sz="4" w:space="0" w:color="auto"/>
              <w:right w:val="single" w:sz="4" w:space="0" w:color="auto"/>
            </w:tcBorders>
            <w:hideMark/>
          </w:tcPr>
          <w:p w:rsidR="00D92312" w:rsidRPr="002F0BFA" w:rsidRDefault="00D92312" w:rsidP="00D92312">
            <w:pPr>
              <w:autoSpaceDE w:val="0"/>
              <w:autoSpaceDN w:val="0"/>
              <w:adjustRightInd w:val="0"/>
              <w:spacing w:after="0"/>
              <w:jc w:val="center"/>
              <w:rPr>
                <w:rFonts w:cs="LMRoman10-Bold"/>
                <w:b/>
                <w:bCs/>
                <w:lang w:eastAsia="en-US"/>
              </w:rPr>
            </w:pPr>
            <w:r w:rsidRPr="002F0BFA">
              <w:rPr>
                <w:rFonts w:cs="LMRoman10-Bold"/>
                <w:b/>
                <w:bCs/>
              </w:rPr>
              <w:t>UML metamodel</w:t>
            </w:r>
            <w:r>
              <w:rPr>
                <w:rFonts w:cs="LMRoman10-Bold"/>
                <w:b/>
                <w:bCs/>
              </w:rPr>
              <w:t xml:space="preserve"> (Object Diagram)</w:t>
            </w:r>
          </w:p>
        </w:tc>
      </w:tr>
      <w:tr w:rsidR="00D92312" w:rsidRPr="002F0BFA" w:rsidTr="006D6168">
        <w:tc>
          <w:tcPr>
            <w:tcW w:w="1859" w:type="dxa"/>
            <w:tcBorders>
              <w:top w:val="single" w:sz="4" w:space="0" w:color="auto"/>
              <w:left w:val="single" w:sz="4" w:space="0" w:color="auto"/>
              <w:bottom w:val="single" w:sz="4" w:space="0" w:color="auto"/>
              <w:right w:val="single" w:sz="4" w:space="0" w:color="auto"/>
            </w:tcBorders>
          </w:tcPr>
          <w:p w:rsidR="00D92312" w:rsidRPr="00941DE1" w:rsidRDefault="00D92312" w:rsidP="0085792A">
            <w:pPr>
              <w:autoSpaceDE w:val="0"/>
              <w:autoSpaceDN w:val="0"/>
              <w:adjustRightInd w:val="0"/>
              <w:spacing w:after="0"/>
              <w:jc w:val="center"/>
              <w:rPr>
                <w:rFonts w:ascii="Consolas" w:hAnsi="Consolas" w:cs="Consolas"/>
                <w:bCs/>
                <w:lang w:eastAsia="en-US"/>
              </w:rPr>
            </w:pPr>
          </w:p>
        </w:tc>
        <w:tc>
          <w:tcPr>
            <w:tcW w:w="1778" w:type="dxa"/>
            <w:tcBorders>
              <w:top w:val="single" w:sz="4" w:space="0" w:color="auto"/>
              <w:left w:val="single" w:sz="4" w:space="0" w:color="auto"/>
              <w:bottom w:val="single" w:sz="4" w:space="0" w:color="auto"/>
              <w:right w:val="single" w:sz="4" w:space="0" w:color="auto"/>
            </w:tcBorders>
          </w:tcPr>
          <w:p w:rsidR="00D92312" w:rsidRPr="00941DE1" w:rsidRDefault="00D92312" w:rsidP="0085792A">
            <w:pPr>
              <w:autoSpaceDE w:val="0"/>
              <w:autoSpaceDN w:val="0"/>
              <w:adjustRightInd w:val="0"/>
              <w:spacing w:after="0"/>
              <w:jc w:val="center"/>
              <w:rPr>
                <w:rFonts w:ascii="Consolas" w:hAnsi="Consolas" w:cs="Consolas"/>
                <w:bCs/>
                <w:lang w:eastAsia="en-US"/>
              </w:rPr>
            </w:pPr>
            <w:r>
              <w:rPr>
                <w:rFonts w:ascii="Consolas" w:hAnsi="Consolas" w:cs="Consolas"/>
                <w:bCs/>
                <w:lang w:eastAsia="en-US"/>
              </w:rPr>
              <w:t>Model</w:t>
            </w:r>
          </w:p>
        </w:tc>
        <w:tc>
          <w:tcPr>
            <w:tcW w:w="5083" w:type="dxa"/>
            <w:tcBorders>
              <w:top w:val="single" w:sz="4" w:space="0" w:color="auto"/>
              <w:left w:val="single" w:sz="4" w:space="0" w:color="auto"/>
              <w:bottom w:val="single" w:sz="4" w:space="0" w:color="auto"/>
              <w:right w:val="single" w:sz="4" w:space="0" w:color="auto"/>
            </w:tcBorders>
          </w:tcPr>
          <w:p w:rsidR="00D92312" w:rsidRPr="002F0BFA" w:rsidRDefault="00D92312" w:rsidP="0085792A">
            <w:pPr>
              <w:autoSpaceDE w:val="0"/>
              <w:autoSpaceDN w:val="0"/>
              <w:adjustRightInd w:val="0"/>
              <w:spacing w:after="0"/>
              <w:jc w:val="center"/>
              <w:rPr>
                <w:rFonts w:cs="LMRoman10-Bold"/>
                <w:bCs/>
                <w:lang w:eastAsia="en-US"/>
              </w:rPr>
            </w:pPr>
            <w:r w:rsidRPr="00D92312">
              <w:rPr>
                <w:rFonts w:ascii="Consolas" w:hAnsi="Consolas" w:cs="Consolas"/>
                <w:bCs/>
                <w:lang w:eastAsia="en-US"/>
              </w:rPr>
              <w:t>Model</w:t>
            </w:r>
            <w:r>
              <w:rPr>
                <w:rFonts w:cs="LMRoman10-Bold"/>
                <w:bCs/>
                <w:lang w:eastAsia="en-US"/>
              </w:rPr>
              <w:t>, containing the objects</w:t>
            </w:r>
          </w:p>
        </w:tc>
      </w:tr>
      <w:tr w:rsidR="00D92312" w:rsidRPr="002F0BFA" w:rsidTr="006D6168">
        <w:tc>
          <w:tcPr>
            <w:tcW w:w="1859" w:type="dxa"/>
            <w:tcBorders>
              <w:top w:val="single" w:sz="4" w:space="0" w:color="auto"/>
              <w:left w:val="single" w:sz="4" w:space="0" w:color="auto"/>
              <w:bottom w:val="single" w:sz="4" w:space="0" w:color="auto"/>
              <w:right w:val="single" w:sz="4" w:space="0" w:color="auto"/>
            </w:tcBorders>
          </w:tcPr>
          <w:p w:rsidR="00D92312" w:rsidRPr="00941DE1" w:rsidRDefault="00D92312" w:rsidP="0085792A">
            <w:pPr>
              <w:autoSpaceDE w:val="0"/>
              <w:autoSpaceDN w:val="0"/>
              <w:adjustRightInd w:val="0"/>
              <w:spacing w:after="0"/>
              <w:jc w:val="center"/>
              <w:rPr>
                <w:rFonts w:ascii="Consolas" w:hAnsi="Consolas" w:cs="Consolas"/>
                <w:bCs/>
                <w:lang w:eastAsia="en-US"/>
              </w:rPr>
            </w:pPr>
            <w:r>
              <w:rPr>
                <w:rFonts w:ascii="Consolas" w:hAnsi="Consolas" w:cs="Consolas"/>
                <w:bCs/>
                <w:lang w:eastAsia="en-US"/>
              </w:rPr>
              <w:t>Class</w:t>
            </w:r>
          </w:p>
        </w:tc>
        <w:tc>
          <w:tcPr>
            <w:tcW w:w="1778" w:type="dxa"/>
            <w:tcBorders>
              <w:top w:val="single" w:sz="4" w:space="0" w:color="auto"/>
              <w:left w:val="single" w:sz="4" w:space="0" w:color="auto"/>
              <w:bottom w:val="single" w:sz="4" w:space="0" w:color="auto"/>
              <w:right w:val="single" w:sz="4" w:space="0" w:color="auto"/>
            </w:tcBorders>
          </w:tcPr>
          <w:p w:rsidR="00D92312" w:rsidRPr="00941DE1" w:rsidRDefault="00D92312" w:rsidP="0085792A">
            <w:pPr>
              <w:autoSpaceDE w:val="0"/>
              <w:autoSpaceDN w:val="0"/>
              <w:adjustRightInd w:val="0"/>
              <w:spacing w:after="0"/>
              <w:jc w:val="center"/>
              <w:rPr>
                <w:rFonts w:ascii="Consolas" w:hAnsi="Consolas" w:cs="Consolas"/>
                <w:bCs/>
                <w:lang w:eastAsia="en-US"/>
              </w:rPr>
            </w:pPr>
            <w:r>
              <w:rPr>
                <w:rFonts w:ascii="Consolas" w:hAnsi="Consolas" w:cs="Consolas"/>
                <w:bCs/>
                <w:lang w:eastAsia="en-US"/>
              </w:rPr>
              <w:t>Tab</w:t>
            </w:r>
          </w:p>
        </w:tc>
        <w:tc>
          <w:tcPr>
            <w:tcW w:w="5083" w:type="dxa"/>
            <w:tcBorders>
              <w:top w:val="single" w:sz="4" w:space="0" w:color="auto"/>
              <w:left w:val="single" w:sz="4" w:space="0" w:color="auto"/>
              <w:bottom w:val="single" w:sz="4" w:space="0" w:color="auto"/>
              <w:right w:val="single" w:sz="4" w:space="0" w:color="auto"/>
            </w:tcBorders>
          </w:tcPr>
          <w:p w:rsidR="00D92312" w:rsidRPr="002F0BFA" w:rsidRDefault="00D92312" w:rsidP="00977C0B">
            <w:pPr>
              <w:autoSpaceDE w:val="0"/>
              <w:autoSpaceDN w:val="0"/>
              <w:adjustRightInd w:val="0"/>
              <w:spacing w:after="0"/>
              <w:jc w:val="center"/>
              <w:rPr>
                <w:rFonts w:cs="LMRoman10-Bold"/>
                <w:bCs/>
                <w:lang w:eastAsia="en-US"/>
              </w:rPr>
            </w:pPr>
            <w:proofErr w:type="spellStart"/>
            <w:r w:rsidRPr="00D92312">
              <w:rPr>
                <w:rFonts w:ascii="Consolas" w:hAnsi="Consolas" w:cs="Consolas"/>
                <w:bCs/>
                <w:lang w:eastAsia="en-US"/>
              </w:rPr>
              <w:t>InstanceSpecification</w:t>
            </w:r>
            <w:proofErr w:type="spellEnd"/>
            <w:r>
              <w:rPr>
                <w:rFonts w:cs="LMRoman10-Bold"/>
                <w:bCs/>
                <w:lang w:eastAsia="en-US"/>
              </w:rPr>
              <w:t>,</w:t>
            </w:r>
            <w:r w:rsidR="00977C0B">
              <w:rPr>
                <w:rFonts w:cs="LMRoman10-Bold"/>
                <w:bCs/>
                <w:lang w:eastAsia="en-US"/>
              </w:rPr>
              <w:t xml:space="preserve"> without any link to another object, and</w:t>
            </w:r>
            <w:r>
              <w:rPr>
                <w:rFonts w:cs="LMRoman10-Bold"/>
                <w:bCs/>
                <w:lang w:eastAsia="en-US"/>
              </w:rPr>
              <w:t xml:space="preserve"> containing the slot and the corresponding class</w:t>
            </w:r>
          </w:p>
        </w:tc>
      </w:tr>
      <w:tr w:rsidR="00D92312" w:rsidRPr="002F0BFA" w:rsidTr="006D6168">
        <w:tc>
          <w:tcPr>
            <w:tcW w:w="1859" w:type="dxa"/>
            <w:tcBorders>
              <w:top w:val="single" w:sz="4" w:space="0" w:color="auto"/>
              <w:left w:val="single" w:sz="4" w:space="0" w:color="auto"/>
              <w:bottom w:val="single" w:sz="4" w:space="0" w:color="auto"/>
              <w:right w:val="single" w:sz="4" w:space="0" w:color="auto"/>
            </w:tcBorders>
          </w:tcPr>
          <w:p w:rsidR="00D92312" w:rsidRPr="007D0D78" w:rsidRDefault="007D0D78" w:rsidP="0085792A">
            <w:pPr>
              <w:autoSpaceDE w:val="0"/>
              <w:autoSpaceDN w:val="0"/>
              <w:adjustRightInd w:val="0"/>
              <w:spacing w:after="0"/>
              <w:jc w:val="center"/>
              <w:rPr>
                <w:rFonts w:ascii="Consolas" w:hAnsi="Consolas" w:cs="Consolas"/>
                <w:bCs/>
              </w:rPr>
            </w:pPr>
            <w:r w:rsidRPr="007D0D78">
              <w:rPr>
                <w:rFonts w:ascii="Consolas" w:hAnsi="Consolas" w:cs="Consolas"/>
                <w:bCs/>
              </w:rPr>
              <w:t>Property</w:t>
            </w:r>
          </w:p>
        </w:tc>
        <w:tc>
          <w:tcPr>
            <w:tcW w:w="1778" w:type="dxa"/>
            <w:tcBorders>
              <w:top w:val="single" w:sz="4" w:space="0" w:color="auto"/>
              <w:left w:val="single" w:sz="4" w:space="0" w:color="auto"/>
              <w:bottom w:val="single" w:sz="4" w:space="0" w:color="auto"/>
              <w:right w:val="single" w:sz="4" w:space="0" w:color="auto"/>
            </w:tcBorders>
          </w:tcPr>
          <w:p w:rsidR="00D92312" w:rsidRPr="007D0D78" w:rsidRDefault="007D0D78" w:rsidP="0085792A">
            <w:pPr>
              <w:autoSpaceDE w:val="0"/>
              <w:autoSpaceDN w:val="0"/>
              <w:adjustRightInd w:val="0"/>
              <w:spacing w:after="0"/>
              <w:jc w:val="center"/>
              <w:rPr>
                <w:rFonts w:ascii="Consolas" w:hAnsi="Consolas" w:cs="Consolas"/>
                <w:bCs/>
              </w:rPr>
            </w:pPr>
            <w:r w:rsidRPr="007D0D78">
              <w:rPr>
                <w:rFonts w:ascii="Consolas" w:hAnsi="Consolas" w:cs="Consolas"/>
                <w:bCs/>
              </w:rPr>
              <w:t>Field</w:t>
            </w:r>
          </w:p>
        </w:tc>
        <w:tc>
          <w:tcPr>
            <w:tcW w:w="5083" w:type="dxa"/>
            <w:tcBorders>
              <w:top w:val="single" w:sz="4" w:space="0" w:color="auto"/>
              <w:left w:val="single" w:sz="4" w:space="0" w:color="auto"/>
              <w:bottom w:val="single" w:sz="4" w:space="0" w:color="auto"/>
              <w:right w:val="single" w:sz="4" w:space="0" w:color="auto"/>
            </w:tcBorders>
          </w:tcPr>
          <w:p w:rsidR="00D92312" w:rsidRPr="007D0D78" w:rsidRDefault="007D0D78" w:rsidP="00977C0B">
            <w:pPr>
              <w:autoSpaceDE w:val="0"/>
              <w:autoSpaceDN w:val="0"/>
              <w:adjustRightInd w:val="0"/>
              <w:spacing w:after="0"/>
              <w:jc w:val="center"/>
              <w:rPr>
                <w:rFonts w:ascii="Consolas" w:hAnsi="Consolas" w:cs="Consolas"/>
                <w:bCs/>
              </w:rPr>
            </w:pPr>
            <w:r w:rsidRPr="007D0D78">
              <w:rPr>
                <w:rFonts w:ascii="Consolas" w:hAnsi="Consolas" w:cs="Consolas"/>
                <w:bCs/>
              </w:rPr>
              <w:t>Slot</w:t>
            </w:r>
            <w:r w:rsidR="00977C0B">
              <w:rPr>
                <w:rFonts w:cs="LMRoman10-Bold"/>
                <w:bCs/>
                <w:lang w:eastAsia="en-US"/>
              </w:rPr>
              <w:t xml:space="preserve">, containing the </w:t>
            </w:r>
            <w:r w:rsidR="00977C0B" w:rsidRPr="00977C0B">
              <w:rPr>
                <w:rFonts w:ascii="Consolas" w:hAnsi="Consolas" w:cs="Consolas"/>
                <w:bCs/>
                <w:lang w:eastAsia="en-US"/>
              </w:rPr>
              <w:t>Field</w:t>
            </w:r>
            <w:r w:rsidR="00977C0B">
              <w:rPr>
                <w:rFonts w:cs="LMRoman10-Bold"/>
                <w:bCs/>
                <w:lang w:eastAsia="en-US"/>
              </w:rPr>
              <w:t xml:space="preserve"> value and the </w:t>
            </w:r>
            <w:r w:rsidR="00977C0B" w:rsidRPr="00977C0B">
              <w:rPr>
                <w:rFonts w:ascii="Consolas" w:hAnsi="Consolas" w:cs="Consolas"/>
                <w:bCs/>
                <w:lang w:eastAsia="en-US"/>
              </w:rPr>
              <w:t>Property</w:t>
            </w:r>
            <w:r w:rsidR="00977C0B" w:rsidRPr="00977C0B">
              <w:rPr>
                <w:rFonts w:asciiTheme="minorHAnsi" w:hAnsiTheme="minorHAnsi" w:cstheme="minorHAnsi"/>
                <w:bCs/>
                <w:lang w:eastAsia="en-US"/>
              </w:rPr>
              <w:t>, for</w:t>
            </w:r>
            <w:r w:rsidR="00977C0B">
              <w:rPr>
                <w:rFonts w:ascii="Consolas" w:hAnsi="Consolas" w:cs="Consolas"/>
                <w:bCs/>
                <w:lang w:eastAsia="en-US"/>
              </w:rPr>
              <w:t xml:space="preserve"> </w:t>
            </w:r>
            <w:proofErr w:type="spellStart"/>
            <w:r w:rsidR="00977C0B">
              <w:rPr>
                <w:rFonts w:ascii="Consolas" w:hAnsi="Consolas" w:cs="Consolas"/>
                <w:bCs/>
                <w:lang w:eastAsia="en-US"/>
              </w:rPr>
              <w:t>InstanceSpecification</w:t>
            </w:r>
            <w:proofErr w:type="spellEnd"/>
            <w:r w:rsidR="00977C0B">
              <w:rPr>
                <w:rFonts w:ascii="Consolas" w:hAnsi="Consolas" w:cs="Consolas"/>
                <w:bCs/>
                <w:lang w:eastAsia="en-US"/>
              </w:rPr>
              <w:t xml:space="preserve"> </w:t>
            </w:r>
            <w:r w:rsidR="00977C0B">
              <w:rPr>
                <w:rFonts w:cs="LMRoman10-Bold"/>
                <w:bCs/>
                <w:lang w:eastAsia="en-US"/>
              </w:rPr>
              <w:t>without any link to another object</w:t>
            </w:r>
          </w:p>
        </w:tc>
      </w:tr>
      <w:tr w:rsidR="00977C0B" w:rsidRPr="002F0BFA" w:rsidTr="006D6168">
        <w:tc>
          <w:tcPr>
            <w:tcW w:w="1859" w:type="dxa"/>
            <w:tcBorders>
              <w:top w:val="single" w:sz="4" w:space="0" w:color="auto"/>
              <w:left w:val="single" w:sz="4" w:space="0" w:color="auto"/>
              <w:bottom w:val="single" w:sz="4" w:space="0" w:color="auto"/>
              <w:right w:val="single" w:sz="4" w:space="0" w:color="auto"/>
            </w:tcBorders>
          </w:tcPr>
          <w:p w:rsidR="00977C0B" w:rsidRDefault="00977C0B" w:rsidP="0085792A">
            <w:pPr>
              <w:autoSpaceDE w:val="0"/>
              <w:autoSpaceDN w:val="0"/>
              <w:adjustRightInd w:val="0"/>
              <w:spacing w:after="0"/>
              <w:jc w:val="center"/>
              <w:rPr>
                <w:rFonts w:ascii="Consolas" w:hAnsi="Consolas" w:cs="Consolas"/>
                <w:bCs/>
              </w:rPr>
            </w:pPr>
            <w:proofErr w:type="spellStart"/>
            <w:r>
              <w:rPr>
                <w:rFonts w:ascii="Consolas" w:hAnsi="Consolas" w:cs="Consolas"/>
                <w:bCs/>
              </w:rPr>
              <w:t>LiteralString</w:t>
            </w:r>
            <w:proofErr w:type="spellEnd"/>
          </w:p>
        </w:tc>
        <w:tc>
          <w:tcPr>
            <w:tcW w:w="1778" w:type="dxa"/>
            <w:tcBorders>
              <w:top w:val="single" w:sz="4" w:space="0" w:color="auto"/>
              <w:left w:val="single" w:sz="4" w:space="0" w:color="auto"/>
              <w:bottom w:val="single" w:sz="4" w:space="0" w:color="auto"/>
              <w:right w:val="single" w:sz="4" w:space="0" w:color="auto"/>
            </w:tcBorders>
          </w:tcPr>
          <w:p w:rsidR="00977C0B" w:rsidRDefault="00977C0B" w:rsidP="0085792A">
            <w:pPr>
              <w:autoSpaceDE w:val="0"/>
              <w:autoSpaceDN w:val="0"/>
              <w:adjustRightInd w:val="0"/>
              <w:spacing w:after="0"/>
              <w:jc w:val="center"/>
              <w:rPr>
                <w:rFonts w:ascii="Consolas" w:hAnsi="Consolas" w:cs="Consolas"/>
                <w:bCs/>
              </w:rPr>
            </w:pPr>
          </w:p>
        </w:tc>
        <w:tc>
          <w:tcPr>
            <w:tcW w:w="5083" w:type="dxa"/>
            <w:tcBorders>
              <w:top w:val="single" w:sz="4" w:space="0" w:color="auto"/>
              <w:left w:val="single" w:sz="4" w:space="0" w:color="auto"/>
              <w:bottom w:val="single" w:sz="4" w:space="0" w:color="auto"/>
              <w:right w:val="single" w:sz="4" w:space="0" w:color="auto"/>
            </w:tcBorders>
          </w:tcPr>
          <w:p w:rsidR="00977C0B" w:rsidRPr="00D92312" w:rsidRDefault="00977C0B" w:rsidP="0085792A">
            <w:pPr>
              <w:autoSpaceDE w:val="0"/>
              <w:autoSpaceDN w:val="0"/>
              <w:adjustRightInd w:val="0"/>
              <w:spacing w:after="0"/>
              <w:jc w:val="center"/>
              <w:rPr>
                <w:rFonts w:ascii="Consolas" w:hAnsi="Consolas" w:cs="Consolas"/>
                <w:bCs/>
                <w:lang w:eastAsia="en-US"/>
              </w:rPr>
            </w:pPr>
            <w:r>
              <w:rPr>
                <w:rFonts w:cs="LMRoman10-Bold"/>
                <w:bCs/>
                <w:lang w:eastAsia="en-US"/>
              </w:rPr>
              <w:t xml:space="preserve">Containing the </w:t>
            </w:r>
            <w:r w:rsidRPr="00977C0B">
              <w:rPr>
                <w:rFonts w:ascii="Consolas" w:hAnsi="Consolas" w:cs="Consolas"/>
                <w:bCs/>
                <w:lang w:eastAsia="en-US"/>
              </w:rPr>
              <w:t>Field</w:t>
            </w:r>
            <w:r>
              <w:rPr>
                <w:rFonts w:cs="LMRoman10-Bold"/>
                <w:bCs/>
                <w:lang w:eastAsia="en-US"/>
              </w:rPr>
              <w:t xml:space="preserve"> value, </w:t>
            </w:r>
            <w:r w:rsidRPr="00977C0B">
              <w:rPr>
                <w:rFonts w:asciiTheme="minorHAnsi" w:hAnsiTheme="minorHAnsi" w:cstheme="minorHAnsi"/>
                <w:bCs/>
                <w:lang w:eastAsia="en-US"/>
              </w:rPr>
              <w:t>for</w:t>
            </w:r>
            <w:r>
              <w:rPr>
                <w:rFonts w:ascii="Consolas" w:hAnsi="Consolas" w:cs="Consolas"/>
                <w:bCs/>
                <w:lang w:eastAsia="en-US"/>
              </w:rPr>
              <w:t xml:space="preserve"> </w:t>
            </w:r>
            <w:proofErr w:type="spellStart"/>
            <w:r>
              <w:rPr>
                <w:rFonts w:ascii="Consolas" w:hAnsi="Consolas" w:cs="Consolas"/>
                <w:bCs/>
                <w:lang w:eastAsia="en-US"/>
              </w:rPr>
              <w:t>InstanceSpecification</w:t>
            </w:r>
            <w:proofErr w:type="spellEnd"/>
            <w:r>
              <w:rPr>
                <w:rFonts w:ascii="Consolas" w:hAnsi="Consolas" w:cs="Consolas"/>
                <w:bCs/>
                <w:lang w:eastAsia="en-US"/>
              </w:rPr>
              <w:t xml:space="preserve"> </w:t>
            </w:r>
            <w:r>
              <w:rPr>
                <w:rFonts w:cs="LMRoman10-Bold"/>
                <w:bCs/>
                <w:lang w:eastAsia="en-US"/>
              </w:rPr>
              <w:t>without any link to another object</w:t>
            </w:r>
          </w:p>
        </w:tc>
      </w:tr>
      <w:tr w:rsidR="00977C0B" w:rsidRPr="002F0BFA" w:rsidTr="006D6168">
        <w:tc>
          <w:tcPr>
            <w:tcW w:w="1859" w:type="dxa"/>
            <w:tcBorders>
              <w:top w:val="single" w:sz="4" w:space="0" w:color="auto"/>
              <w:left w:val="single" w:sz="4" w:space="0" w:color="auto"/>
              <w:bottom w:val="single" w:sz="4" w:space="0" w:color="auto"/>
              <w:right w:val="single" w:sz="4" w:space="0" w:color="auto"/>
            </w:tcBorders>
          </w:tcPr>
          <w:p w:rsidR="00977C0B" w:rsidRPr="007D0D78" w:rsidRDefault="00977C0B" w:rsidP="0085792A">
            <w:pPr>
              <w:autoSpaceDE w:val="0"/>
              <w:autoSpaceDN w:val="0"/>
              <w:adjustRightInd w:val="0"/>
              <w:spacing w:after="0"/>
              <w:jc w:val="center"/>
              <w:rPr>
                <w:rFonts w:ascii="Consolas" w:hAnsi="Consolas" w:cs="Consolas"/>
                <w:bCs/>
              </w:rPr>
            </w:pPr>
            <w:r>
              <w:rPr>
                <w:rFonts w:ascii="Consolas" w:hAnsi="Consolas" w:cs="Consolas"/>
                <w:bCs/>
              </w:rPr>
              <w:t>Association</w:t>
            </w:r>
          </w:p>
        </w:tc>
        <w:tc>
          <w:tcPr>
            <w:tcW w:w="1778" w:type="dxa"/>
            <w:tcBorders>
              <w:top w:val="single" w:sz="4" w:space="0" w:color="auto"/>
              <w:left w:val="single" w:sz="4" w:space="0" w:color="auto"/>
              <w:bottom w:val="single" w:sz="4" w:space="0" w:color="auto"/>
              <w:right w:val="single" w:sz="4" w:space="0" w:color="auto"/>
            </w:tcBorders>
          </w:tcPr>
          <w:p w:rsidR="00977C0B" w:rsidRPr="007D0D78" w:rsidRDefault="00977C0B" w:rsidP="0085792A">
            <w:pPr>
              <w:autoSpaceDE w:val="0"/>
              <w:autoSpaceDN w:val="0"/>
              <w:adjustRightInd w:val="0"/>
              <w:spacing w:after="0"/>
              <w:jc w:val="center"/>
              <w:rPr>
                <w:rFonts w:ascii="Consolas" w:hAnsi="Consolas" w:cs="Consolas"/>
                <w:bCs/>
              </w:rPr>
            </w:pPr>
            <w:r>
              <w:rPr>
                <w:rFonts w:ascii="Consolas" w:hAnsi="Consolas" w:cs="Consolas"/>
                <w:bCs/>
              </w:rPr>
              <w:t>Tab</w:t>
            </w:r>
          </w:p>
        </w:tc>
        <w:tc>
          <w:tcPr>
            <w:tcW w:w="5083" w:type="dxa"/>
            <w:tcBorders>
              <w:top w:val="single" w:sz="4" w:space="0" w:color="auto"/>
              <w:left w:val="single" w:sz="4" w:space="0" w:color="auto"/>
              <w:bottom w:val="single" w:sz="4" w:space="0" w:color="auto"/>
              <w:right w:val="single" w:sz="4" w:space="0" w:color="auto"/>
            </w:tcBorders>
          </w:tcPr>
          <w:p w:rsidR="00977C0B" w:rsidRPr="007D0D78" w:rsidRDefault="00977C0B" w:rsidP="0085792A">
            <w:pPr>
              <w:autoSpaceDE w:val="0"/>
              <w:autoSpaceDN w:val="0"/>
              <w:adjustRightInd w:val="0"/>
              <w:spacing w:after="0"/>
              <w:jc w:val="center"/>
              <w:rPr>
                <w:rFonts w:ascii="Consolas" w:hAnsi="Consolas" w:cs="Consolas"/>
                <w:bCs/>
              </w:rPr>
            </w:pPr>
            <w:proofErr w:type="spellStart"/>
            <w:r w:rsidRPr="00D92312">
              <w:rPr>
                <w:rFonts w:ascii="Consolas" w:hAnsi="Consolas" w:cs="Consolas"/>
                <w:bCs/>
                <w:lang w:eastAsia="en-US"/>
              </w:rPr>
              <w:t>InstanceSpecification</w:t>
            </w:r>
            <w:proofErr w:type="spellEnd"/>
            <w:r>
              <w:rPr>
                <w:rFonts w:cs="LMRoman10-Bold"/>
                <w:bCs/>
                <w:lang w:eastAsia="en-US"/>
              </w:rPr>
              <w:t>, with a link to another object, and containing the slot and the corresponding association</w:t>
            </w:r>
          </w:p>
        </w:tc>
      </w:tr>
      <w:tr w:rsidR="00977C0B" w:rsidRPr="002F0BFA" w:rsidTr="006D6168">
        <w:tc>
          <w:tcPr>
            <w:tcW w:w="1859" w:type="dxa"/>
            <w:tcBorders>
              <w:top w:val="single" w:sz="4" w:space="0" w:color="auto"/>
              <w:left w:val="single" w:sz="4" w:space="0" w:color="auto"/>
              <w:bottom w:val="single" w:sz="4" w:space="0" w:color="auto"/>
              <w:right w:val="single" w:sz="4" w:space="0" w:color="auto"/>
            </w:tcBorders>
          </w:tcPr>
          <w:p w:rsidR="00977C0B" w:rsidRPr="007D0D78" w:rsidRDefault="00977C0B" w:rsidP="0085792A">
            <w:pPr>
              <w:autoSpaceDE w:val="0"/>
              <w:autoSpaceDN w:val="0"/>
              <w:adjustRightInd w:val="0"/>
              <w:spacing w:after="0"/>
              <w:jc w:val="center"/>
              <w:rPr>
                <w:rFonts w:ascii="Consolas" w:hAnsi="Consolas" w:cs="Consolas"/>
                <w:bCs/>
              </w:rPr>
            </w:pPr>
            <w:r w:rsidRPr="007D0D78">
              <w:rPr>
                <w:rFonts w:ascii="Consolas" w:hAnsi="Consolas" w:cs="Consolas"/>
                <w:bCs/>
              </w:rPr>
              <w:t>Property</w:t>
            </w:r>
          </w:p>
        </w:tc>
        <w:tc>
          <w:tcPr>
            <w:tcW w:w="1778" w:type="dxa"/>
            <w:tcBorders>
              <w:top w:val="single" w:sz="4" w:space="0" w:color="auto"/>
              <w:left w:val="single" w:sz="4" w:space="0" w:color="auto"/>
              <w:bottom w:val="single" w:sz="4" w:space="0" w:color="auto"/>
              <w:right w:val="single" w:sz="4" w:space="0" w:color="auto"/>
            </w:tcBorders>
          </w:tcPr>
          <w:p w:rsidR="00977C0B" w:rsidRPr="007D0D78" w:rsidRDefault="00977C0B" w:rsidP="0085792A">
            <w:pPr>
              <w:autoSpaceDE w:val="0"/>
              <w:autoSpaceDN w:val="0"/>
              <w:adjustRightInd w:val="0"/>
              <w:spacing w:after="0"/>
              <w:jc w:val="center"/>
              <w:rPr>
                <w:rFonts w:ascii="Consolas" w:hAnsi="Consolas" w:cs="Consolas"/>
                <w:bCs/>
              </w:rPr>
            </w:pPr>
            <w:r>
              <w:rPr>
                <w:rFonts w:ascii="Consolas" w:hAnsi="Consolas" w:cs="Consolas"/>
                <w:bCs/>
              </w:rPr>
              <w:t>Tab</w:t>
            </w:r>
          </w:p>
        </w:tc>
        <w:tc>
          <w:tcPr>
            <w:tcW w:w="5083" w:type="dxa"/>
            <w:tcBorders>
              <w:top w:val="single" w:sz="4" w:space="0" w:color="auto"/>
              <w:left w:val="single" w:sz="4" w:space="0" w:color="auto"/>
              <w:bottom w:val="single" w:sz="4" w:space="0" w:color="auto"/>
              <w:right w:val="single" w:sz="4" w:space="0" w:color="auto"/>
            </w:tcBorders>
          </w:tcPr>
          <w:p w:rsidR="00977C0B" w:rsidRPr="007D0D78" w:rsidRDefault="00977C0B" w:rsidP="0059770B">
            <w:pPr>
              <w:autoSpaceDE w:val="0"/>
              <w:autoSpaceDN w:val="0"/>
              <w:adjustRightInd w:val="0"/>
              <w:spacing w:after="0"/>
              <w:jc w:val="center"/>
              <w:rPr>
                <w:rFonts w:ascii="Consolas" w:hAnsi="Consolas" w:cs="Consolas"/>
                <w:bCs/>
              </w:rPr>
            </w:pPr>
            <w:r w:rsidRPr="007D0D78">
              <w:rPr>
                <w:rFonts w:ascii="Consolas" w:hAnsi="Consolas" w:cs="Consolas"/>
                <w:bCs/>
              </w:rPr>
              <w:t>Slot</w:t>
            </w:r>
            <w:r>
              <w:rPr>
                <w:rFonts w:cs="LMRoman10-Bold"/>
                <w:bCs/>
                <w:lang w:eastAsia="en-US"/>
              </w:rPr>
              <w:t xml:space="preserve">, containing the </w:t>
            </w:r>
            <w:r w:rsidR="0059770B">
              <w:rPr>
                <w:rFonts w:ascii="Consolas" w:hAnsi="Consolas" w:cs="Consolas"/>
                <w:bCs/>
                <w:lang w:eastAsia="en-US"/>
              </w:rPr>
              <w:t>Tab</w:t>
            </w:r>
            <w:r w:rsidR="0059770B" w:rsidRPr="0059770B">
              <w:rPr>
                <w:rFonts w:asciiTheme="minorHAnsi" w:hAnsiTheme="minorHAnsi" w:cstheme="minorHAnsi"/>
                <w:bCs/>
                <w:lang w:eastAsia="en-US"/>
              </w:rPr>
              <w:t xml:space="preserve"> reference</w:t>
            </w:r>
            <w:r>
              <w:rPr>
                <w:rFonts w:cs="LMRoman10-Bold"/>
                <w:bCs/>
                <w:lang w:eastAsia="en-US"/>
              </w:rPr>
              <w:t xml:space="preserve"> and the </w:t>
            </w:r>
            <w:r w:rsidRPr="00977C0B">
              <w:rPr>
                <w:rFonts w:ascii="Consolas" w:hAnsi="Consolas" w:cs="Consolas"/>
                <w:bCs/>
                <w:lang w:eastAsia="en-US"/>
              </w:rPr>
              <w:t>Property</w:t>
            </w:r>
            <w:r w:rsidRPr="00977C0B">
              <w:rPr>
                <w:rFonts w:asciiTheme="minorHAnsi" w:hAnsiTheme="minorHAnsi" w:cstheme="minorHAnsi"/>
                <w:bCs/>
                <w:lang w:eastAsia="en-US"/>
              </w:rPr>
              <w:t>, for</w:t>
            </w:r>
            <w:r>
              <w:rPr>
                <w:rFonts w:ascii="Consolas" w:hAnsi="Consolas" w:cs="Consolas"/>
                <w:bCs/>
                <w:lang w:eastAsia="en-US"/>
              </w:rPr>
              <w:t xml:space="preserve"> </w:t>
            </w:r>
            <w:proofErr w:type="spellStart"/>
            <w:r>
              <w:rPr>
                <w:rFonts w:ascii="Consolas" w:hAnsi="Consolas" w:cs="Consolas"/>
                <w:bCs/>
                <w:lang w:eastAsia="en-US"/>
              </w:rPr>
              <w:t>InstanceSpecification</w:t>
            </w:r>
            <w:proofErr w:type="spellEnd"/>
            <w:r>
              <w:rPr>
                <w:rFonts w:ascii="Consolas" w:hAnsi="Consolas" w:cs="Consolas"/>
                <w:bCs/>
                <w:lang w:eastAsia="en-US"/>
              </w:rPr>
              <w:t xml:space="preserve"> </w:t>
            </w:r>
            <w:r>
              <w:rPr>
                <w:rFonts w:cs="LMRoman10-Bold"/>
                <w:bCs/>
                <w:lang w:eastAsia="en-US"/>
              </w:rPr>
              <w:t>with a link to another object</w:t>
            </w:r>
          </w:p>
        </w:tc>
      </w:tr>
      <w:tr w:rsidR="00D92312" w:rsidRPr="002F0BFA" w:rsidTr="006D6168">
        <w:tc>
          <w:tcPr>
            <w:tcW w:w="1859" w:type="dxa"/>
            <w:tcBorders>
              <w:top w:val="single" w:sz="4" w:space="0" w:color="auto"/>
              <w:left w:val="single" w:sz="4" w:space="0" w:color="auto"/>
              <w:bottom w:val="single" w:sz="4" w:space="0" w:color="auto"/>
              <w:right w:val="single" w:sz="4" w:space="0" w:color="auto"/>
            </w:tcBorders>
          </w:tcPr>
          <w:p w:rsidR="00D92312" w:rsidRPr="00941DE1" w:rsidRDefault="00977C0B" w:rsidP="0085792A">
            <w:pPr>
              <w:autoSpaceDE w:val="0"/>
              <w:autoSpaceDN w:val="0"/>
              <w:adjustRightInd w:val="0"/>
              <w:spacing w:after="0"/>
              <w:jc w:val="center"/>
              <w:rPr>
                <w:rFonts w:ascii="Consolas" w:hAnsi="Consolas" w:cs="Consolas"/>
                <w:bCs/>
                <w:lang w:eastAsia="en-US"/>
              </w:rPr>
            </w:pPr>
            <w:proofErr w:type="spellStart"/>
            <w:r>
              <w:rPr>
                <w:rFonts w:ascii="Consolas" w:hAnsi="Consolas" w:cs="Consolas"/>
                <w:bCs/>
                <w:lang w:eastAsia="en-US"/>
              </w:rPr>
              <w:t>InstanceValue</w:t>
            </w:r>
            <w:proofErr w:type="spellEnd"/>
          </w:p>
        </w:tc>
        <w:tc>
          <w:tcPr>
            <w:tcW w:w="1778" w:type="dxa"/>
            <w:tcBorders>
              <w:top w:val="single" w:sz="4" w:space="0" w:color="auto"/>
              <w:left w:val="single" w:sz="4" w:space="0" w:color="auto"/>
              <w:bottom w:val="single" w:sz="4" w:space="0" w:color="auto"/>
              <w:right w:val="single" w:sz="4" w:space="0" w:color="auto"/>
            </w:tcBorders>
          </w:tcPr>
          <w:p w:rsidR="00D92312" w:rsidRPr="00941DE1" w:rsidRDefault="00D92312" w:rsidP="0085792A">
            <w:pPr>
              <w:autoSpaceDE w:val="0"/>
              <w:autoSpaceDN w:val="0"/>
              <w:adjustRightInd w:val="0"/>
              <w:spacing w:after="0"/>
              <w:jc w:val="center"/>
              <w:rPr>
                <w:rFonts w:ascii="Consolas" w:hAnsi="Consolas" w:cs="Consolas"/>
                <w:bCs/>
                <w:lang w:eastAsia="en-US"/>
              </w:rPr>
            </w:pPr>
          </w:p>
        </w:tc>
        <w:tc>
          <w:tcPr>
            <w:tcW w:w="5083" w:type="dxa"/>
            <w:tcBorders>
              <w:top w:val="single" w:sz="4" w:space="0" w:color="auto"/>
              <w:left w:val="single" w:sz="4" w:space="0" w:color="auto"/>
              <w:bottom w:val="single" w:sz="4" w:space="0" w:color="auto"/>
              <w:right w:val="single" w:sz="4" w:space="0" w:color="auto"/>
            </w:tcBorders>
          </w:tcPr>
          <w:p w:rsidR="00D92312" w:rsidRPr="002F0BFA" w:rsidRDefault="00977C0B" w:rsidP="0059770B">
            <w:pPr>
              <w:autoSpaceDE w:val="0"/>
              <w:autoSpaceDN w:val="0"/>
              <w:adjustRightInd w:val="0"/>
              <w:spacing w:after="0"/>
              <w:jc w:val="center"/>
              <w:rPr>
                <w:rFonts w:cs="LMRoman10-Bold"/>
                <w:bCs/>
                <w:lang w:eastAsia="en-US"/>
              </w:rPr>
            </w:pPr>
            <w:r>
              <w:rPr>
                <w:rFonts w:cs="LMRoman10-Bold"/>
                <w:bCs/>
                <w:lang w:eastAsia="en-US"/>
              </w:rPr>
              <w:t xml:space="preserve">Containing the </w:t>
            </w:r>
            <w:r w:rsidR="0059770B">
              <w:rPr>
                <w:rFonts w:ascii="Consolas" w:hAnsi="Consolas" w:cs="Consolas"/>
                <w:bCs/>
                <w:lang w:eastAsia="en-US"/>
              </w:rPr>
              <w:t>Tab</w:t>
            </w:r>
            <w:r w:rsidR="0059770B" w:rsidRPr="0059770B">
              <w:rPr>
                <w:rFonts w:asciiTheme="minorHAnsi" w:hAnsiTheme="minorHAnsi" w:cstheme="minorHAnsi"/>
                <w:bCs/>
                <w:lang w:eastAsia="en-US"/>
              </w:rPr>
              <w:t xml:space="preserve"> reference</w:t>
            </w:r>
            <w:r w:rsidR="0059770B">
              <w:rPr>
                <w:rFonts w:asciiTheme="minorHAnsi" w:hAnsiTheme="minorHAnsi" w:cstheme="minorHAnsi"/>
                <w:bCs/>
                <w:lang w:eastAsia="en-US"/>
              </w:rPr>
              <w:t xml:space="preserve"> and the </w:t>
            </w:r>
            <w:r w:rsidR="0059770B" w:rsidRPr="0059770B">
              <w:rPr>
                <w:rFonts w:ascii="Consolas" w:hAnsi="Consolas" w:cs="Consolas"/>
                <w:bCs/>
                <w:lang w:eastAsia="en-US"/>
              </w:rPr>
              <w:t>Property</w:t>
            </w:r>
            <w:r w:rsidR="0059770B">
              <w:rPr>
                <w:rFonts w:asciiTheme="minorHAnsi" w:hAnsiTheme="minorHAnsi" w:cstheme="minorHAnsi"/>
                <w:bCs/>
                <w:lang w:eastAsia="en-US"/>
              </w:rPr>
              <w:t xml:space="preserve"> type</w:t>
            </w:r>
            <w:r>
              <w:rPr>
                <w:rFonts w:cs="LMRoman10-Bold"/>
                <w:bCs/>
                <w:lang w:eastAsia="en-US"/>
              </w:rPr>
              <w:t xml:space="preserve">, </w:t>
            </w:r>
            <w:r w:rsidRPr="00977C0B">
              <w:rPr>
                <w:rFonts w:asciiTheme="minorHAnsi" w:hAnsiTheme="minorHAnsi" w:cstheme="minorHAnsi"/>
                <w:bCs/>
                <w:lang w:eastAsia="en-US"/>
              </w:rPr>
              <w:t>for</w:t>
            </w:r>
            <w:r>
              <w:rPr>
                <w:rFonts w:ascii="Consolas" w:hAnsi="Consolas" w:cs="Consolas"/>
                <w:bCs/>
                <w:lang w:eastAsia="en-US"/>
              </w:rPr>
              <w:t xml:space="preserve"> </w:t>
            </w:r>
            <w:proofErr w:type="spellStart"/>
            <w:r>
              <w:rPr>
                <w:rFonts w:ascii="Consolas" w:hAnsi="Consolas" w:cs="Consolas"/>
                <w:bCs/>
                <w:lang w:eastAsia="en-US"/>
              </w:rPr>
              <w:t>InstanceSpecification</w:t>
            </w:r>
            <w:proofErr w:type="spellEnd"/>
            <w:r w:rsidR="0059770B">
              <w:rPr>
                <w:rFonts w:ascii="Consolas" w:hAnsi="Consolas" w:cs="Consolas"/>
                <w:bCs/>
                <w:lang w:eastAsia="en-US"/>
              </w:rPr>
              <w:t xml:space="preserve"> </w:t>
            </w:r>
            <w:r>
              <w:rPr>
                <w:rFonts w:cs="LMRoman10-Bold"/>
                <w:bCs/>
                <w:lang w:eastAsia="en-US"/>
              </w:rPr>
              <w:t>with a link to another object</w:t>
            </w:r>
          </w:p>
        </w:tc>
      </w:tr>
    </w:tbl>
    <w:p w:rsidR="00AD661F" w:rsidRPr="00692BA4" w:rsidRDefault="00AD661F" w:rsidP="00AD661F">
      <w:pPr>
        <w:pStyle w:val="Lgende"/>
        <w:jc w:val="center"/>
        <w:rPr>
          <w:color w:val="943634" w:themeColor="accent2" w:themeShade="BF"/>
        </w:rPr>
      </w:pPr>
      <w:bookmarkStart w:id="104" w:name="_Toc397350351"/>
      <w:r w:rsidRPr="00FA1FE3">
        <w:rPr>
          <w:color w:val="943634" w:themeColor="accent2" w:themeShade="BF"/>
        </w:rPr>
        <w:t xml:space="preserve">Table </w:t>
      </w:r>
      <w:r w:rsidRPr="00FA1FE3">
        <w:rPr>
          <w:color w:val="943634" w:themeColor="accent2" w:themeShade="BF"/>
        </w:rPr>
        <w:fldChar w:fldCharType="begin"/>
      </w:r>
      <w:r w:rsidRPr="00FA1FE3">
        <w:rPr>
          <w:color w:val="943634" w:themeColor="accent2" w:themeShade="BF"/>
        </w:rPr>
        <w:instrText xml:space="preserve"> SEQ Table \* ARABIC </w:instrText>
      </w:r>
      <w:r w:rsidRPr="00FA1FE3">
        <w:rPr>
          <w:color w:val="943634" w:themeColor="accent2" w:themeShade="BF"/>
        </w:rPr>
        <w:fldChar w:fldCharType="separate"/>
      </w:r>
      <w:r w:rsidR="001C00C2">
        <w:rPr>
          <w:noProof/>
          <w:color w:val="943634" w:themeColor="accent2" w:themeShade="BF"/>
        </w:rPr>
        <w:t>4</w:t>
      </w:r>
      <w:r w:rsidRPr="00FA1FE3">
        <w:rPr>
          <w:noProof/>
          <w:color w:val="943634" w:themeColor="accent2" w:themeShade="BF"/>
        </w:rPr>
        <w:fldChar w:fldCharType="end"/>
      </w:r>
      <w:r>
        <w:rPr>
          <w:color w:val="943634" w:themeColor="accent2" w:themeShade="BF"/>
        </w:rPr>
        <w:t xml:space="preserve"> Mapping </w:t>
      </w:r>
      <w:r w:rsidRPr="00FA1FE3">
        <w:rPr>
          <w:color w:val="943634" w:themeColor="accent2" w:themeShade="BF"/>
        </w:rPr>
        <w:t xml:space="preserve">used in the </w:t>
      </w:r>
      <w:r>
        <w:rPr>
          <w:color w:val="943634" w:themeColor="accent2" w:themeShade="BF"/>
        </w:rPr>
        <w:t>SQL\UML profiled</w:t>
      </w:r>
      <w:r w:rsidRPr="00FA1FE3">
        <w:rPr>
          <w:color w:val="943634" w:themeColor="accent2" w:themeShade="BF"/>
        </w:rPr>
        <w:t xml:space="preserve">-to-UML </w:t>
      </w:r>
      <w:r>
        <w:rPr>
          <w:color w:val="943634" w:themeColor="accent2" w:themeShade="BF"/>
        </w:rPr>
        <w:t>Object</w:t>
      </w:r>
      <w:r w:rsidRPr="00FA1FE3">
        <w:rPr>
          <w:color w:val="943634" w:themeColor="accent2" w:themeShade="BF"/>
        </w:rPr>
        <w:t xml:space="preserve"> diagram transformation</w:t>
      </w:r>
      <w:bookmarkEnd w:id="104"/>
    </w:p>
    <w:p w:rsidR="00D15F4C" w:rsidRPr="002F0BFA" w:rsidRDefault="00D15F4C" w:rsidP="00D15F4C">
      <w:pPr>
        <w:pStyle w:val="Titre4"/>
      </w:pPr>
      <w:bookmarkStart w:id="105" w:name="_Toc397350272"/>
      <w:r w:rsidRPr="002F0BFA">
        <w:t>Technical specifications</w:t>
      </w:r>
      <w:bookmarkEnd w:id="105"/>
    </w:p>
    <w:p w:rsidR="00D15F4C" w:rsidRDefault="00D15F4C" w:rsidP="00D15F4C">
      <w:r>
        <w:t xml:space="preserve">The technical aspect of this component relies on a main ATL transformation (module) and has been packaged as a </w:t>
      </w:r>
      <w:proofErr w:type="spellStart"/>
      <w:r>
        <w:t>MoDisco</w:t>
      </w:r>
      <w:proofErr w:type="spellEnd"/>
      <w:r>
        <w:t xml:space="preserve"> discoverer (named </w:t>
      </w:r>
      <w:proofErr w:type="spellStart"/>
      <w:r w:rsidRPr="00D15F4C">
        <w:rPr>
          <w:i/>
        </w:rPr>
        <w:t>eu.artist.migration.mdt.database</w:t>
      </w:r>
      <w:proofErr w:type="spellEnd"/>
      <w:r w:rsidRPr="00D15F4C">
        <w:rPr>
          <w:i/>
        </w:rPr>
        <w:t xml:space="preserve">. </w:t>
      </w:r>
      <w:proofErr w:type="spellStart"/>
      <w:r w:rsidRPr="00D15F4C">
        <w:rPr>
          <w:i/>
        </w:rPr>
        <w:t>sql.umlobject</w:t>
      </w:r>
      <w:proofErr w:type="spellEnd"/>
      <w:r>
        <w:t>).</w:t>
      </w:r>
      <w:r w:rsidR="000F2C1D">
        <w:t xml:space="preserve"> The Eclipse </w:t>
      </w:r>
      <w:proofErr w:type="spellStart"/>
      <w:r w:rsidR="000F2C1D">
        <w:t>MoDisco</w:t>
      </w:r>
      <w:proofErr w:type="spellEnd"/>
      <w:r w:rsidR="000F2C1D">
        <w:t xml:space="preserve"> [4] and Eclipse ATL [1] technologies have also been used as a base for implementing this component.</w:t>
      </w:r>
    </w:p>
    <w:p w:rsidR="000F2C1D" w:rsidRDefault="000F2C1D" w:rsidP="00D15F4C">
      <w:r>
        <w:lastRenderedPageBreak/>
        <w:t>This discoverer allows the selection of a SQL instructions model, and automatically sets the configuration needed to launch the transformation execution and serialization of the produced UML model.</w:t>
      </w:r>
    </w:p>
    <w:p w:rsidR="000F2C1D" w:rsidRDefault="000F2C1D" w:rsidP="000F2C1D">
      <w:r>
        <w:t xml:space="preserve">General information: </w:t>
      </w:r>
    </w:p>
    <w:p w:rsidR="000F2C1D" w:rsidRDefault="000F2C1D" w:rsidP="000F2C1D">
      <w:pPr>
        <w:pStyle w:val="Paragraphedeliste"/>
        <w:numPr>
          <w:ilvl w:val="0"/>
          <w:numId w:val="26"/>
        </w:numPr>
      </w:pPr>
      <w:r>
        <w:t>Status: Alpha</w:t>
      </w:r>
    </w:p>
    <w:p w:rsidR="000F2C1D" w:rsidRPr="002F0BFA" w:rsidRDefault="000F2C1D" w:rsidP="000F2C1D">
      <w:pPr>
        <w:pStyle w:val="Paragraphedeliste"/>
        <w:numPr>
          <w:ilvl w:val="0"/>
          <w:numId w:val="26"/>
        </w:numPr>
      </w:pPr>
      <w:r>
        <w:t>Release: 0.1</w:t>
      </w:r>
    </w:p>
    <w:p w:rsidR="000F2C1D" w:rsidRPr="002F0BFA" w:rsidRDefault="000F2C1D" w:rsidP="000F2C1D">
      <w:pPr>
        <w:pStyle w:val="Titre4"/>
      </w:pPr>
      <w:bookmarkStart w:id="106" w:name="_Toc397350273"/>
      <w:r w:rsidRPr="002F0BFA">
        <w:t>Download and installation instructions</w:t>
      </w:r>
      <w:bookmarkEnd w:id="106"/>
    </w:p>
    <w:p w:rsidR="000F2C1D" w:rsidRDefault="00D77496" w:rsidP="00D15F4C">
      <w:r>
        <w:t>Thus, this component requires the following software to be installed:</w:t>
      </w:r>
    </w:p>
    <w:p w:rsidR="00D77496" w:rsidRPr="002F0BFA" w:rsidRDefault="00D77496" w:rsidP="00D77496">
      <w:pPr>
        <w:pStyle w:val="Paragraphedeliste"/>
        <w:numPr>
          <w:ilvl w:val="0"/>
          <w:numId w:val="26"/>
        </w:numPr>
      </w:pPr>
      <w:r w:rsidRPr="002F0BFA">
        <w:t xml:space="preserve">Eclipse </w:t>
      </w:r>
      <w:r>
        <w:t xml:space="preserve">Platform (get the latest </w:t>
      </w:r>
      <w:r w:rsidRPr="002F0BFA">
        <w:t xml:space="preserve">Eclipse </w:t>
      </w:r>
      <w:proofErr w:type="spellStart"/>
      <w:r w:rsidRPr="002F0BFA">
        <w:t>Modeling</w:t>
      </w:r>
      <w:proofErr w:type="spellEnd"/>
      <w:r w:rsidRPr="002F0BFA">
        <w:t xml:space="preserve"> </w:t>
      </w:r>
      <w:r>
        <w:t>bundle</w:t>
      </w:r>
      <w:r w:rsidRPr="002F0BFA">
        <w:t>)</w:t>
      </w:r>
    </w:p>
    <w:p w:rsidR="00D77496" w:rsidRPr="002F0BFA" w:rsidRDefault="00D77496" w:rsidP="00D77496">
      <w:pPr>
        <w:pStyle w:val="Paragraphedeliste"/>
        <w:numPr>
          <w:ilvl w:val="0"/>
          <w:numId w:val="26"/>
        </w:numPr>
      </w:pPr>
      <w:r>
        <w:t xml:space="preserve">Eclipse </w:t>
      </w:r>
      <w:proofErr w:type="spellStart"/>
      <w:r>
        <w:t>MoDisco</w:t>
      </w:r>
      <w:proofErr w:type="spellEnd"/>
      <w:r>
        <w:t xml:space="preserve"> SDK</w:t>
      </w:r>
    </w:p>
    <w:p w:rsidR="00D77496" w:rsidRPr="002F0BFA" w:rsidRDefault="00D77496" w:rsidP="00D77496">
      <w:pPr>
        <w:pStyle w:val="Paragraphedeliste"/>
        <w:numPr>
          <w:ilvl w:val="0"/>
          <w:numId w:val="26"/>
        </w:numPr>
      </w:pPr>
      <w:r>
        <w:t xml:space="preserve">Eclipse </w:t>
      </w:r>
      <w:r w:rsidRPr="002F0BFA">
        <w:t>ATL SDK</w:t>
      </w:r>
    </w:p>
    <w:p w:rsidR="00D77496" w:rsidRPr="002F0BFA" w:rsidRDefault="00D77496" w:rsidP="00D77496">
      <w:pPr>
        <w:pStyle w:val="Paragraphedeliste"/>
        <w:numPr>
          <w:ilvl w:val="0"/>
          <w:numId w:val="26"/>
        </w:numPr>
      </w:pPr>
      <w:r>
        <w:t xml:space="preserve">Eclipse </w:t>
      </w:r>
      <w:r w:rsidRPr="002F0BFA">
        <w:t>UML2</w:t>
      </w:r>
    </w:p>
    <w:p w:rsidR="00D77496" w:rsidRDefault="00D77496" w:rsidP="00D77496">
      <w:r>
        <w:t>As for the other newly developed components, t</w:t>
      </w:r>
      <w:r w:rsidRPr="002F0BFA">
        <w:t xml:space="preserve">he </w:t>
      </w:r>
      <w:r>
        <w:t xml:space="preserve">sources </w:t>
      </w:r>
      <w:r w:rsidRPr="002F0BFA">
        <w:t>can be downloaded from the public repository</w:t>
      </w:r>
      <w:r>
        <w:t xml:space="preserve"> (cf. section </w:t>
      </w:r>
      <w:r>
        <w:fldChar w:fldCharType="begin"/>
      </w:r>
      <w:r>
        <w:instrText xml:space="preserve"> REF _Ref367692997 \n \h </w:instrText>
      </w:r>
      <w:r>
        <w:fldChar w:fldCharType="separate"/>
      </w:r>
      <w:r w:rsidR="001C00C2">
        <w:t>2.5</w:t>
      </w:r>
      <w:r>
        <w:fldChar w:fldCharType="end"/>
      </w:r>
      <w:r>
        <w:t>).</w:t>
      </w:r>
    </w:p>
    <w:p w:rsidR="000F59B7" w:rsidRDefault="000F59B7" w:rsidP="000F59B7">
      <w:pPr>
        <w:pStyle w:val="Titre4"/>
      </w:pPr>
      <w:bookmarkStart w:id="107" w:name="_Toc397350274"/>
      <w:r w:rsidRPr="002F0BFA">
        <w:t>User manual</w:t>
      </w:r>
      <w:bookmarkEnd w:id="107"/>
    </w:p>
    <w:p w:rsidR="000F59B7" w:rsidRDefault="000F59B7" w:rsidP="000F59B7">
      <w:r>
        <w:t xml:space="preserve">To use the component, you can start from an SQL instructions model, as previously obtained from the SQL Model Discoverer for instance (cf. section </w:t>
      </w:r>
      <w:r>
        <w:fldChar w:fldCharType="begin"/>
      </w:r>
      <w:r>
        <w:instrText xml:space="preserve"> REF _Ref366662223 \n \h </w:instrText>
      </w:r>
      <w:r>
        <w:fldChar w:fldCharType="separate"/>
      </w:r>
      <w:r w:rsidR="001C00C2">
        <w:t>3.1.1</w:t>
      </w:r>
      <w:r>
        <w:fldChar w:fldCharType="end"/>
      </w:r>
      <w:r>
        <w:t>2), and then:</w:t>
      </w:r>
    </w:p>
    <w:p w:rsidR="000F59B7" w:rsidRDefault="000F59B7" w:rsidP="000F59B7">
      <w:pPr>
        <w:pStyle w:val="Paragraphedeliste"/>
        <w:numPr>
          <w:ilvl w:val="0"/>
          <w:numId w:val="29"/>
        </w:numPr>
      </w:pPr>
      <w:r w:rsidRPr="002F0BFA">
        <w:t xml:space="preserve">Right-click on the </w:t>
      </w:r>
      <w:r>
        <w:t>package containing the SQL instructions model and the UML profiled model.</w:t>
      </w:r>
    </w:p>
    <w:p w:rsidR="000F59B7" w:rsidRPr="009825F5" w:rsidRDefault="000F59B7" w:rsidP="000F59B7">
      <w:pPr>
        <w:pStyle w:val="Paragraphedeliste"/>
        <w:numPr>
          <w:ilvl w:val="0"/>
          <w:numId w:val="29"/>
        </w:numPr>
      </w:pPr>
      <w:r w:rsidRPr="002F0BFA">
        <w:t xml:space="preserve">Select the following menus </w:t>
      </w:r>
      <w:r w:rsidRPr="009825F5">
        <w:rPr>
          <w:i/>
        </w:rPr>
        <w:t xml:space="preserve">“Discovery / </w:t>
      </w:r>
      <w:r>
        <w:rPr>
          <w:i/>
        </w:rPr>
        <w:t>D</w:t>
      </w:r>
      <w:r w:rsidRPr="009825F5">
        <w:rPr>
          <w:i/>
        </w:rPr>
        <w:t xml:space="preserve">iscoverers / </w:t>
      </w:r>
      <w:r>
        <w:rPr>
          <w:i/>
        </w:rPr>
        <w:t>SQL to UML Object Discoverer</w:t>
      </w:r>
      <w:r w:rsidRPr="009825F5">
        <w:rPr>
          <w:i/>
        </w:rPr>
        <w:t>”.</w:t>
      </w:r>
    </w:p>
    <w:p w:rsidR="000F59B7" w:rsidRDefault="000F59B7" w:rsidP="000F59B7">
      <w:pPr>
        <w:pStyle w:val="Paragraphedeliste"/>
        <w:numPr>
          <w:ilvl w:val="0"/>
          <w:numId w:val="29"/>
        </w:numPr>
      </w:pPr>
      <w:r>
        <w:t>Enter whether</w:t>
      </w:r>
      <w:r w:rsidRPr="002F0BFA">
        <w:t xml:space="preserve"> you want to </w:t>
      </w:r>
      <w:r>
        <w:t xml:space="preserve">serialize </w:t>
      </w:r>
      <w:r w:rsidRPr="002F0BFA">
        <w:t>the output UML model</w:t>
      </w:r>
      <w:r>
        <w:t xml:space="preserve"> and manually set its location</w:t>
      </w:r>
      <w:r w:rsidRPr="002F0BFA">
        <w:t>.</w:t>
      </w:r>
    </w:p>
    <w:p w:rsidR="000F59B7" w:rsidRDefault="000F59B7" w:rsidP="000F59B7">
      <w:pPr>
        <w:pStyle w:val="Paragraphedeliste"/>
        <w:numPr>
          <w:ilvl w:val="0"/>
          <w:numId w:val="29"/>
        </w:numPr>
      </w:pPr>
      <w:r w:rsidRPr="002F0BFA">
        <w:t>Valid</w:t>
      </w:r>
      <w:r>
        <w:t>ate</w:t>
      </w:r>
      <w:r w:rsidRPr="002F0BFA">
        <w:t xml:space="preserve"> y</w:t>
      </w:r>
      <w:r>
        <w:t>our choices in the window, and run the discovery process</w:t>
      </w:r>
      <w:r w:rsidRPr="002F0BFA">
        <w:t xml:space="preserve">. </w:t>
      </w:r>
      <w:r>
        <w:t>The resulting UML model will by default (i.e., if not specified differently) be saved</w:t>
      </w:r>
      <w:r w:rsidRPr="002F0BFA">
        <w:t xml:space="preserve"> </w:t>
      </w:r>
      <w:r>
        <w:t xml:space="preserve">at </w:t>
      </w:r>
      <w:r w:rsidRPr="002F0BFA">
        <w:t xml:space="preserve">the same level </w:t>
      </w:r>
      <w:r>
        <w:t>than</w:t>
      </w:r>
      <w:r w:rsidRPr="002F0BFA">
        <w:t xml:space="preserve"> the </w:t>
      </w:r>
      <w:r>
        <w:t>SQL</w:t>
      </w:r>
      <w:r w:rsidRPr="002F0BFA">
        <w:t xml:space="preserve"> </w:t>
      </w:r>
      <w:r>
        <w:t>instructions</w:t>
      </w:r>
      <w:r w:rsidRPr="002F0BFA">
        <w:t xml:space="preserve"> model.</w:t>
      </w:r>
    </w:p>
    <w:p w:rsidR="000F59B7" w:rsidRDefault="002508F2" w:rsidP="000F59B7">
      <w:pPr>
        <w:jc w:val="center"/>
      </w:pPr>
      <w:r>
        <w:rPr>
          <w:noProof/>
          <w:lang w:val="fr-FR" w:eastAsia="fr-FR"/>
        </w:rPr>
        <w:drawing>
          <wp:inline distT="0" distB="0" distL="0" distR="0" wp14:anchorId="5E0C1D24" wp14:editId="11C6C9DE">
            <wp:extent cx="5398770" cy="2186940"/>
            <wp:effectExtent l="0" t="0" r="0" b="0"/>
            <wp:docPr id="31" name="Image 31" descr="C:\Users\MALLON\Desktop\Current\ARTIST\UMLObjec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LON\Desktop\Current\ARTIST\UMLObject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2186940"/>
                    </a:xfrm>
                    <a:prstGeom prst="rect">
                      <a:avLst/>
                    </a:prstGeom>
                    <a:noFill/>
                    <a:ln>
                      <a:noFill/>
                    </a:ln>
                  </pic:spPr>
                </pic:pic>
              </a:graphicData>
            </a:graphic>
          </wp:inline>
        </w:drawing>
      </w:r>
    </w:p>
    <w:p w:rsidR="0001322F" w:rsidRPr="0063115C" w:rsidRDefault="0001322F" w:rsidP="0001322F">
      <w:pPr>
        <w:pStyle w:val="Lgende"/>
        <w:jc w:val="center"/>
        <w:rPr>
          <w:color w:val="auto"/>
        </w:rPr>
      </w:pPr>
      <w:bookmarkStart w:id="108" w:name="_Toc397350334"/>
      <w:r w:rsidRPr="0063115C">
        <w:rPr>
          <w:color w:val="auto"/>
        </w:rPr>
        <w:t xml:space="preserve">Figure </w:t>
      </w:r>
      <w:r w:rsidRPr="0063115C">
        <w:rPr>
          <w:color w:val="auto"/>
        </w:rPr>
        <w:fldChar w:fldCharType="begin"/>
      </w:r>
      <w:r w:rsidRPr="0063115C">
        <w:rPr>
          <w:color w:val="auto"/>
        </w:rPr>
        <w:instrText xml:space="preserve"> SEQ Figure \* ARABIC </w:instrText>
      </w:r>
      <w:r w:rsidRPr="0063115C">
        <w:rPr>
          <w:color w:val="auto"/>
        </w:rPr>
        <w:fldChar w:fldCharType="separate"/>
      </w:r>
      <w:r w:rsidR="001C00C2">
        <w:rPr>
          <w:noProof/>
          <w:color w:val="auto"/>
        </w:rPr>
        <w:t>13</w:t>
      </w:r>
      <w:r w:rsidRPr="0063115C">
        <w:rPr>
          <w:color w:val="auto"/>
        </w:rPr>
        <w:fldChar w:fldCharType="end"/>
      </w:r>
      <w:r w:rsidR="003C219E">
        <w:rPr>
          <w:color w:val="auto"/>
        </w:rPr>
        <w:t>3</w:t>
      </w:r>
      <w:r>
        <w:rPr>
          <w:color w:val="auto"/>
        </w:rPr>
        <w:t xml:space="preserve"> </w:t>
      </w:r>
      <w:r w:rsidRPr="0063115C">
        <w:rPr>
          <w:color w:val="auto"/>
        </w:rPr>
        <w:t xml:space="preserve">UML </w:t>
      </w:r>
      <w:r>
        <w:rPr>
          <w:color w:val="auto"/>
        </w:rPr>
        <w:t>Object</w:t>
      </w:r>
      <w:r w:rsidRPr="0063115C">
        <w:rPr>
          <w:color w:val="auto"/>
        </w:rPr>
        <w:t xml:space="preserve"> Diagram model opened in the </w:t>
      </w:r>
      <w:proofErr w:type="spellStart"/>
      <w:r w:rsidRPr="0063115C">
        <w:rPr>
          <w:color w:val="auto"/>
        </w:rPr>
        <w:t>MoDisco</w:t>
      </w:r>
      <w:proofErr w:type="spellEnd"/>
      <w:r w:rsidRPr="0063115C">
        <w:rPr>
          <w:color w:val="auto"/>
        </w:rPr>
        <w:t xml:space="preserve"> Model Browser</w:t>
      </w:r>
      <w:bookmarkEnd w:id="108"/>
    </w:p>
    <w:p w:rsidR="000F59B7" w:rsidRPr="001341EC" w:rsidRDefault="000F59B7" w:rsidP="000F59B7">
      <w:r w:rsidRPr="009825F5">
        <w:t xml:space="preserve">The obtained </w:t>
      </w:r>
      <w:r>
        <w:t xml:space="preserve">UML </w:t>
      </w:r>
      <w:r w:rsidRPr="009825F5">
        <w:t xml:space="preserve">model can </w:t>
      </w:r>
      <w:r>
        <w:t xml:space="preserve">finally </w:t>
      </w:r>
      <w:r w:rsidRPr="009825F5">
        <w:t xml:space="preserve">be navigated using the </w:t>
      </w:r>
      <w:proofErr w:type="spellStart"/>
      <w:r>
        <w:t>MoDisco</w:t>
      </w:r>
      <w:proofErr w:type="spellEnd"/>
      <w:r>
        <w:t xml:space="preserve"> Model Browser for instance (as shown on </w:t>
      </w:r>
      <w:r>
        <w:fldChar w:fldCharType="begin"/>
      </w:r>
      <w:r>
        <w:instrText xml:space="preserve"> REF _Ref366767024 \h </w:instrText>
      </w:r>
      <w:r>
        <w:fldChar w:fldCharType="separate"/>
      </w:r>
      <w:r w:rsidR="001C00C2" w:rsidRPr="0063115C">
        <w:t xml:space="preserve">Figure </w:t>
      </w:r>
      <w:r w:rsidR="001C00C2">
        <w:rPr>
          <w:noProof/>
        </w:rPr>
        <w:t>7</w:t>
      </w:r>
      <w:r>
        <w:fldChar w:fldCharType="end"/>
      </w:r>
      <w:r w:rsidR="0015220A">
        <w:t>13</w:t>
      </w:r>
      <w:r>
        <w:t>).</w:t>
      </w:r>
    </w:p>
    <w:p w:rsidR="00094B2B" w:rsidRPr="002F0BFA" w:rsidRDefault="00094B2B" w:rsidP="00094B2B">
      <w:pPr>
        <w:pStyle w:val="Titre4"/>
      </w:pPr>
      <w:bookmarkStart w:id="109" w:name="_Toc397350275"/>
      <w:r w:rsidRPr="002F0BFA">
        <w:lastRenderedPageBreak/>
        <w:t>Licensing information</w:t>
      </w:r>
      <w:bookmarkEnd w:id="109"/>
      <w:r w:rsidRPr="002F0BFA">
        <w:t xml:space="preserve"> </w:t>
      </w:r>
    </w:p>
    <w:p w:rsidR="000F59B7" w:rsidRPr="00D15F4C" w:rsidRDefault="00094B2B" w:rsidP="00D77496">
      <w:r w:rsidRPr="002F0BFA">
        <w:t>This component is provid</w:t>
      </w:r>
      <w:r>
        <w:t>ed as open source</w:t>
      </w:r>
      <w:r w:rsidRPr="002F0BFA">
        <w:t xml:space="preserve"> under the Eclipse </w:t>
      </w:r>
      <w:r>
        <w:t>Public L</w:t>
      </w:r>
      <w:r w:rsidRPr="002F0BFA">
        <w:t>icense</w:t>
      </w:r>
      <w:r>
        <w:t xml:space="preserve"> </w:t>
      </w:r>
      <w:r>
        <w:fldChar w:fldCharType="begin"/>
      </w:r>
      <w:r>
        <w:instrText xml:space="preserve"> REF _Ref366228617 \n \h </w:instrText>
      </w:r>
      <w:r>
        <w:fldChar w:fldCharType="separate"/>
      </w:r>
      <w:r w:rsidR="001C00C2">
        <w:t>[5]</w:t>
      </w:r>
      <w:r>
        <w:fldChar w:fldCharType="end"/>
      </w:r>
      <w:r>
        <w:t>.</w:t>
      </w:r>
    </w:p>
    <w:p w:rsidR="006A24DE" w:rsidRPr="002F0BFA" w:rsidRDefault="006A24DE" w:rsidP="00A45FDB">
      <w:pPr>
        <w:pStyle w:val="Titre2"/>
      </w:pPr>
      <w:bookmarkStart w:id="110" w:name="_Toc397350276"/>
      <w:r w:rsidRPr="002F0BFA">
        <w:t>.NET Support</w:t>
      </w:r>
      <w:bookmarkEnd w:id="110"/>
    </w:p>
    <w:p w:rsidR="006A24DE" w:rsidRDefault="009251B9" w:rsidP="006A24DE">
      <w:pPr>
        <w:pStyle w:val="Titre3"/>
        <w:rPr>
          <w:lang w:val="en-GB"/>
        </w:rPr>
      </w:pPr>
      <w:bookmarkStart w:id="111" w:name="_Ref366827873"/>
      <w:bookmarkStart w:id="112" w:name="_Toc397350277"/>
      <w:r w:rsidRPr="002F0BFA">
        <w:rPr>
          <w:lang w:val="en-GB"/>
        </w:rPr>
        <w:t>Component “Generic UML Class Diagram Discoverer (structural part of the code) from C# source code</w:t>
      </w:r>
      <w:r w:rsidR="00245606">
        <w:rPr>
          <w:lang w:val="en-GB"/>
        </w:rPr>
        <w:t xml:space="preserve"> or assembly</w:t>
      </w:r>
      <w:r w:rsidRPr="002F0BFA">
        <w:rPr>
          <w:lang w:val="en-GB"/>
        </w:rPr>
        <w:t xml:space="preserve"> – direct”</w:t>
      </w:r>
      <w:bookmarkEnd w:id="111"/>
      <w:bookmarkEnd w:id="112"/>
    </w:p>
    <w:p w:rsidR="00724EB9" w:rsidRPr="00271A9E" w:rsidRDefault="00724EB9" w:rsidP="00724EB9">
      <w:pPr>
        <w:pStyle w:val="Titre4"/>
        <w:rPr>
          <w:rFonts w:ascii="Cambria" w:eastAsia="Times New Roman" w:hAnsi="Cambria" w:cs="Times New Roman"/>
        </w:rPr>
      </w:pPr>
      <w:bookmarkStart w:id="113" w:name="_Ref367695978"/>
      <w:bookmarkStart w:id="114" w:name="_Toc397350278"/>
      <w:r w:rsidRPr="00271A9E">
        <w:rPr>
          <w:rFonts w:ascii="Cambria" w:eastAsia="Times New Roman" w:hAnsi="Cambria" w:cs="Times New Roman"/>
        </w:rPr>
        <w:t>Overview</w:t>
      </w:r>
      <w:bookmarkEnd w:id="113"/>
      <w:bookmarkEnd w:id="114"/>
    </w:p>
    <w:p w:rsidR="00724EB9" w:rsidRPr="00271A9E" w:rsidRDefault="00724EB9" w:rsidP="00724EB9">
      <w:pPr>
        <w:rPr>
          <w:lang w:val="en-US"/>
        </w:rPr>
      </w:pPr>
      <w:r w:rsidRPr="00271A9E">
        <w:rPr>
          <w:lang w:val="en-US"/>
        </w:rPr>
        <w:t>With th</w:t>
      </w:r>
      <w:r w:rsidR="00363BC8">
        <w:rPr>
          <w:lang w:val="en-US"/>
        </w:rPr>
        <w:t xml:space="preserve">is </w:t>
      </w:r>
      <w:r w:rsidRPr="00271A9E">
        <w:rPr>
          <w:lang w:val="en-US"/>
        </w:rPr>
        <w:t xml:space="preserve">component </w:t>
      </w:r>
      <w:r w:rsidR="00363BC8">
        <w:rPr>
          <w:lang w:val="en-US"/>
        </w:rPr>
        <w:t xml:space="preserve">built on top </w:t>
      </w:r>
      <w:r w:rsidRPr="00271A9E">
        <w:rPr>
          <w:lang w:val="en-US"/>
        </w:rPr>
        <w:t xml:space="preserve">of </w:t>
      </w:r>
      <w:proofErr w:type="spellStart"/>
      <w:r w:rsidR="00AF64B9">
        <w:rPr>
          <w:lang w:val="en-US"/>
        </w:rPr>
        <w:t>Sparx</w:t>
      </w:r>
      <w:proofErr w:type="spellEnd"/>
      <w:r w:rsidR="00AF64B9">
        <w:rPr>
          <w:lang w:val="en-US"/>
        </w:rPr>
        <w:t xml:space="preserve"> </w:t>
      </w:r>
      <w:r w:rsidRPr="00271A9E">
        <w:rPr>
          <w:lang w:val="en-US"/>
        </w:rPr>
        <w:t>Enterprise Architect</w:t>
      </w:r>
      <w:r w:rsidR="00C27B9B">
        <w:rPr>
          <w:lang w:val="en-US"/>
        </w:rPr>
        <w:t xml:space="preserve"> and now part of its </w:t>
      </w:r>
      <w:r w:rsidR="0004604E">
        <w:rPr>
          <w:lang w:val="en-US"/>
        </w:rPr>
        <w:t xml:space="preserve">standard </w:t>
      </w:r>
      <w:r w:rsidR="00C27B9B">
        <w:rPr>
          <w:lang w:val="en-US"/>
        </w:rPr>
        <w:t>provided features</w:t>
      </w:r>
      <w:r w:rsidR="00363BC8">
        <w:rPr>
          <w:lang w:val="en-US"/>
        </w:rPr>
        <w:t>,</w:t>
      </w:r>
      <w:r w:rsidRPr="00271A9E">
        <w:rPr>
          <w:lang w:val="en-US"/>
        </w:rPr>
        <w:t xml:space="preserve"> it is possible to reverse engineer the structural part of different programming languages</w:t>
      </w:r>
      <w:r w:rsidR="00363BC8">
        <w:rPr>
          <w:lang w:val="en-US"/>
        </w:rPr>
        <w:t>,</w:t>
      </w:r>
      <w:r w:rsidRPr="00271A9E">
        <w:rPr>
          <w:lang w:val="en-US"/>
        </w:rPr>
        <w:t xml:space="preserve"> </w:t>
      </w:r>
      <w:r w:rsidR="00363BC8">
        <w:rPr>
          <w:lang w:val="en-US"/>
        </w:rPr>
        <w:t>including notably C#</w:t>
      </w:r>
      <w:r w:rsidRPr="00271A9E">
        <w:rPr>
          <w:lang w:val="en-US"/>
        </w:rPr>
        <w:t xml:space="preserve"> </w:t>
      </w:r>
      <w:r w:rsidR="00363BC8">
        <w:rPr>
          <w:lang w:val="en-US"/>
        </w:rPr>
        <w:t xml:space="preserve">as relevant in the context of ARTIST, </w:t>
      </w:r>
      <w:r w:rsidRPr="00271A9E">
        <w:rPr>
          <w:lang w:val="en-US"/>
        </w:rPr>
        <w:t xml:space="preserve">and </w:t>
      </w:r>
      <w:r w:rsidR="00363BC8">
        <w:rPr>
          <w:lang w:val="en-US"/>
        </w:rPr>
        <w:t xml:space="preserve">to </w:t>
      </w:r>
      <w:r w:rsidR="00AF64B9">
        <w:rPr>
          <w:lang w:val="en-US"/>
        </w:rPr>
        <w:t xml:space="preserve">discover </w:t>
      </w:r>
      <w:r w:rsidR="00FE7C84">
        <w:rPr>
          <w:lang w:val="en-US"/>
        </w:rPr>
        <w:t>UML class diagrams for it.</w:t>
      </w:r>
    </w:p>
    <w:p w:rsidR="00724EB9" w:rsidRDefault="00C250DA" w:rsidP="00724EB9">
      <w:pPr>
        <w:rPr>
          <w:lang w:val="en-US"/>
        </w:rPr>
      </w:pPr>
      <w:r>
        <w:rPr>
          <w:lang w:val="en-US"/>
        </w:rPr>
        <w:t>This C# support</w:t>
      </w:r>
      <w:r w:rsidR="00724EB9" w:rsidRPr="00271A9E">
        <w:rPr>
          <w:lang w:val="en-US"/>
        </w:rPr>
        <w:t xml:space="preserve"> comes with its own specific semantic constructs</w:t>
      </w:r>
      <w:r w:rsidR="00566AC8">
        <w:rPr>
          <w:lang w:val="en-US"/>
        </w:rPr>
        <w:t xml:space="preserve"> and not all of them can be mapped directly to UML Class Diagram</w:t>
      </w:r>
      <w:r w:rsidR="00724EB9" w:rsidRPr="00271A9E">
        <w:rPr>
          <w:lang w:val="en-US"/>
        </w:rPr>
        <w:t xml:space="preserve">. Hence, a mapping convention exists </w:t>
      </w:r>
      <w:r w:rsidR="0049611F">
        <w:rPr>
          <w:lang w:val="en-US"/>
        </w:rPr>
        <w:t>between C# and UML</w:t>
      </w:r>
      <w:r w:rsidR="00724EB9" w:rsidRPr="00271A9E">
        <w:rPr>
          <w:lang w:val="en-US"/>
        </w:rPr>
        <w:t>.</w:t>
      </w:r>
      <w:r w:rsidR="009E6526">
        <w:rPr>
          <w:lang w:val="en-US"/>
        </w:rPr>
        <w:t xml:space="preserve"> </w:t>
      </w:r>
      <w:r w:rsidR="00724EB9" w:rsidRPr="00271A9E">
        <w:rPr>
          <w:lang w:val="en-US"/>
        </w:rPr>
        <w:t xml:space="preserve">In order to influence the way the UML class diagram is created from </w:t>
      </w:r>
      <w:r w:rsidR="008769B1">
        <w:rPr>
          <w:lang w:val="en-US"/>
        </w:rPr>
        <w:t>C#</w:t>
      </w:r>
      <w:r w:rsidR="00724EB9" w:rsidRPr="00271A9E">
        <w:rPr>
          <w:lang w:val="en-US"/>
        </w:rPr>
        <w:t xml:space="preserve">, it is possible to </w:t>
      </w:r>
      <w:r w:rsidR="00787F58">
        <w:rPr>
          <w:lang w:val="en-US"/>
        </w:rPr>
        <w:t>write</w:t>
      </w:r>
      <w:r w:rsidR="00A038C0">
        <w:rPr>
          <w:lang w:val="en-US"/>
        </w:rPr>
        <w:t>/modify</w:t>
      </w:r>
      <w:r w:rsidR="00787F58">
        <w:rPr>
          <w:lang w:val="en-US"/>
        </w:rPr>
        <w:t xml:space="preserve"> </w:t>
      </w:r>
      <w:r w:rsidR="007624B9">
        <w:rPr>
          <w:lang w:val="en-US"/>
        </w:rPr>
        <w:t>the</w:t>
      </w:r>
      <w:r w:rsidR="00787F58">
        <w:rPr>
          <w:lang w:val="en-US"/>
        </w:rPr>
        <w:t xml:space="preserve"> </w:t>
      </w:r>
      <w:r w:rsidR="008769B1">
        <w:rPr>
          <w:lang w:val="en-US"/>
        </w:rPr>
        <w:t xml:space="preserve">grammar </w:t>
      </w:r>
      <w:r w:rsidR="00724EB9" w:rsidRPr="00271A9E">
        <w:rPr>
          <w:lang w:val="en-US"/>
        </w:rPr>
        <w:t xml:space="preserve">which is used to </w:t>
      </w:r>
      <w:r w:rsidR="00B52500">
        <w:rPr>
          <w:lang w:val="en-US"/>
        </w:rPr>
        <w:t xml:space="preserve">actually </w:t>
      </w:r>
      <w:r w:rsidR="00724EB9" w:rsidRPr="00271A9E">
        <w:rPr>
          <w:lang w:val="en-US"/>
        </w:rPr>
        <w:t>create the UML class diagram.</w:t>
      </w:r>
    </w:p>
    <w:p w:rsidR="00E10037" w:rsidRPr="00271A9E" w:rsidRDefault="00E10037" w:rsidP="00E10037">
      <w:pPr>
        <w:rPr>
          <w:lang w:val="en-US"/>
        </w:rPr>
      </w:pPr>
      <w:r>
        <w:rPr>
          <w:lang w:val="en-US"/>
        </w:rPr>
        <w:t>EA</w:t>
      </w:r>
      <w:r w:rsidRPr="00E10037">
        <w:rPr>
          <w:lang w:val="en-US"/>
        </w:rPr>
        <w:t xml:space="preserve"> </w:t>
      </w:r>
      <w:r>
        <w:rPr>
          <w:lang w:val="en-US"/>
        </w:rPr>
        <w:t xml:space="preserve">provides a </w:t>
      </w:r>
      <w:r w:rsidRPr="00E10037">
        <w:rPr>
          <w:lang w:val="en-US"/>
        </w:rPr>
        <w:t xml:space="preserve">framework for writing a grammar and importing it into </w:t>
      </w:r>
      <w:r>
        <w:rPr>
          <w:lang w:val="en-US"/>
        </w:rPr>
        <w:t>the environment</w:t>
      </w:r>
      <w:r w:rsidRPr="00E10037">
        <w:rPr>
          <w:lang w:val="en-US"/>
        </w:rPr>
        <w:t xml:space="preserve">. An example language source file and an example </w:t>
      </w:r>
      <w:r w:rsidR="00360E7B">
        <w:rPr>
          <w:lang w:val="en-US"/>
        </w:rPr>
        <w:t>g</w:t>
      </w:r>
      <w:r w:rsidR="00360E7B" w:rsidRPr="00E10037">
        <w:rPr>
          <w:lang w:val="en-US"/>
        </w:rPr>
        <w:t xml:space="preserve">rammar </w:t>
      </w:r>
      <w:r w:rsidRPr="00E10037">
        <w:rPr>
          <w:lang w:val="en-US"/>
        </w:rPr>
        <w:t xml:space="preserve">for that language are provided in the </w:t>
      </w:r>
      <w:r w:rsidRPr="00E14A53">
        <w:rPr>
          <w:i/>
          <w:lang w:val="en-US"/>
        </w:rPr>
        <w:t>Code Samples</w:t>
      </w:r>
      <w:r w:rsidRPr="00E10037">
        <w:rPr>
          <w:lang w:val="en-US"/>
        </w:rPr>
        <w:t xml:space="preserve"> directory, which you can access from your installation directory (the default location is </w:t>
      </w:r>
      <w:r w:rsidRPr="00E10037">
        <w:rPr>
          <w:i/>
          <w:lang w:val="en-US"/>
        </w:rPr>
        <w:t>C:\Program Files\</w:t>
      </w:r>
      <w:proofErr w:type="spellStart"/>
      <w:r w:rsidRPr="00E10037">
        <w:rPr>
          <w:i/>
          <w:lang w:val="en-US"/>
        </w:rPr>
        <w:t>Sparx</w:t>
      </w:r>
      <w:proofErr w:type="spellEnd"/>
      <w:r w:rsidRPr="00E10037">
        <w:rPr>
          <w:i/>
          <w:lang w:val="en-US"/>
        </w:rPr>
        <w:t xml:space="preserve"> Systems\EA</w:t>
      </w:r>
      <w:r w:rsidRPr="00E10037">
        <w:rPr>
          <w:lang w:val="en-US"/>
        </w:rPr>
        <w:t xml:space="preserve">). Two other grammar files are also provided, illustrating specific aspects of developing </w:t>
      </w:r>
      <w:r w:rsidR="00360E7B">
        <w:rPr>
          <w:lang w:val="en-US"/>
        </w:rPr>
        <w:t>g</w:t>
      </w:r>
      <w:r w:rsidR="00360E7B" w:rsidRPr="00E10037">
        <w:rPr>
          <w:lang w:val="en-US"/>
        </w:rPr>
        <w:t>rammars</w:t>
      </w:r>
      <w:r w:rsidRPr="00E10037">
        <w:rPr>
          <w:lang w:val="en-US"/>
        </w:rPr>
        <w:t>.</w:t>
      </w:r>
      <w:r>
        <w:rPr>
          <w:lang w:val="en-US"/>
        </w:rPr>
        <w:t xml:space="preserve"> </w:t>
      </w:r>
      <w:r w:rsidR="00603CEF">
        <w:rPr>
          <w:lang w:val="en-US"/>
        </w:rPr>
        <w:t>EA</w:t>
      </w:r>
      <w:r w:rsidRPr="00E10037">
        <w:rPr>
          <w:lang w:val="en-US"/>
        </w:rPr>
        <w:t xml:space="preserve"> uses a variation of Backus–</w:t>
      </w:r>
      <w:proofErr w:type="spellStart"/>
      <w:r w:rsidRPr="00E10037">
        <w:rPr>
          <w:lang w:val="en-US"/>
        </w:rPr>
        <w:t>Naur</w:t>
      </w:r>
      <w:proofErr w:type="spellEnd"/>
      <w:r w:rsidRPr="00E10037">
        <w:rPr>
          <w:lang w:val="en-US"/>
        </w:rPr>
        <w:t xml:space="preserve"> Form (</w:t>
      </w:r>
      <w:proofErr w:type="spellStart"/>
      <w:r w:rsidRPr="00E10037">
        <w:rPr>
          <w:lang w:val="en-US"/>
        </w:rPr>
        <w:t>nBNF</w:t>
      </w:r>
      <w:proofErr w:type="spellEnd"/>
      <w:r w:rsidRPr="00E10037">
        <w:rPr>
          <w:lang w:val="en-US"/>
        </w:rPr>
        <w:t xml:space="preserve">) to include processing instructions, the execution of which returns structured information from the parsed results in the form of an Abstract Syntax Tree (AST), which is used to generate </w:t>
      </w:r>
      <w:r w:rsidR="00A42465">
        <w:rPr>
          <w:lang w:val="en-US"/>
        </w:rPr>
        <w:t>the</w:t>
      </w:r>
      <w:r w:rsidRPr="00E10037">
        <w:rPr>
          <w:lang w:val="en-US"/>
        </w:rPr>
        <w:t xml:space="preserve"> UML representation.</w:t>
      </w:r>
    </w:p>
    <w:p w:rsidR="00724EB9" w:rsidRPr="00271A9E" w:rsidRDefault="00724EB9" w:rsidP="00724EB9">
      <w:pPr>
        <w:pStyle w:val="Titre4"/>
        <w:rPr>
          <w:rFonts w:ascii="Cambria" w:eastAsia="Times New Roman" w:hAnsi="Cambria" w:cs="Times New Roman"/>
        </w:rPr>
      </w:pPr>
      <w:bookmarkStart w:id="115" w:name="_Toc397350279"/>
      <w:r w:rsidRPr="00271A9E">
        <w:rPr>
          <w:rFonts w:ascii="Cambria" w:eastAsia="Times New Roman" w:hAnsi="Cambria" w:cs="Times New Roman"/>
        </w:rPr>
        <w:t>Functional description</w:t>
      </w:r>
      <w:bookmarkEnd w:id="115"/>
    </w:p>
    <w:p w:rsidR="00724EB9" w:rsidRDefault="00724EB9" w:rsidP="00724EB9">
      <w:pPr>
        <w:rPr>
          <w:lang w:val="en-US"/>
        </w:rPr>
      </w:pPr>
      <w:r w:rsidRPr="00271A9E">
        <w:rPr>
          <w:lang w:val="en-US"/>
        </w:rPr>
        <w:t xml:space="preserve">In general it is possible to create a model from </w:t>
      </w:r>
      <w:r w:rsidR="00220A11">
        <w:rPr>
          <w:lang w:val="en-US"/>
        </w:rPr>
        <w:t xml:space="preserve">the </w:t>
      </w:r>
      <w:r w:rsidRPr="00271A9E">
        <w:rPr>
          <w:lang w:val="en-US"/>
        </w:rPr>
        <w:t>source code c</w:t>
      </w:r>
      <w:r w:rsidR="006B692E">
        <w:rPr>
          <w:lang w:val="en-US"/>
        </w:rPr>
        <w:t xml:space="preserve">ontained in a folder structure or </w:t>
      </w:r>
      <w:r w:rsidRPr="00271A9E">
        <w:rPr>
          <w:lang w:val="en-US"/>
        </w:rPr>
        <w:t>impo</w:t>
      </w:r>
      <w:r w:rsidR="005739C2">
        <w:rPr>
          <w:lang w:val="en-US"/>
        </w:rPr>
        <w:t xml:space="preserve">rt a single source code file </w:t>
      </w:r>
      <w:r w:rsidR="00111570">
        <w:rPr>
          <w:lang w:val="en-US"/>
        </w:rPr>
        <w:t>from the .Net framework.</w:t>
      </w:r>
    </w:p>
    <w:p w:rsidR="00B3718C" w:rsidRDefault="002E4BB7" w:rsidP="002E4BB7">
      <w:pPr>
        <w:jc w:val="center"/>
        <w:rPr>
          <w:lang w:val="en-US"/>
        </w:rPr>
      </w:pPr>
      <w:r>
        <w:rPr>
          <w:noProof/>
          <w:lang w:val="fr-FR" w:eastAsia="fr-FR"/>
        </w:rPr>
        <w:lastRenderedPageBreak/>
        <w:drawing>
          <wp:inline distT="0" distB="0" distL="0" distR="0" wp14:anchorId="123B10AF" wp14:editId="7EFBC48A">
            <wp:extent cx="5199572" cy="3300645"/>
            <wp:effectExtent l="114300" t="76200" r="153478" b="90255"/>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199572" cy="3300645"/>
                    </a:xfrm>
                    <a:prstGeom prst="rect">
                      <a:avLst/>
                    </a:prstGeom>
                    <a:noFill/>
                    <a:ln w="6350">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2E4BB7" w:rsidRPr="0063115C" w:rsidRDefault="002E4BB7" w:rsidP="002E4BB7">
      <w:pPr>
        <w:pStyle w:val="Lgende"/>
        <w:jc w:val="center"/>
        <w:rPr>
          <w:color w:val="auto"/>
          <w:lang w:val="en-US"/>
        </w:rPr>
      </w:pPr>
      <w:bookmarkStart w:id="116" w:name="_Toc397350335"/>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14</w:t>
      </w:r>
      <w:r w:rsidR="00FB5EB5" w:rsidRPr="0063115C">
        <w:rPr>
          <w:color w:val="auto"/>
        </w:rPr>
        <w:fldChar w:fldCharType="end"/>
      </w:r>
      <w:r w:rsidR="003C219E">
        <w:rPr>
          <w:color w:val="auto"/>
        </w:rPr>
        <w:t>4</w:t>
      </w:r>
      <w:r w:rsidRPr="0063115C">
        <w:rPr>
          <w:color w:val="auto"/>
        </w:rPr>
        <w:t xml:space="preserve"> </w:t>
      </w:r>
      <w:r w:rsidR="00BC0C2E" w:rsidRPr="0063115C">
        <w:rPr>
          <w:color w:val="auto"/>
        </w:rPr>
        <w:t xml:space="preserve">UML Class Diagram model opened in </w:t>
      </w:r>
      <w:proofErr w:type="spellStart"/>
      <w:r w:rsidR="00CA0E69" w:rsidRPr="00FE2E1E">
        <w:rPr>
          <w:color w:val="auto"/>
        </w:rPr>
        <w:t>Sparx</w:t>
      </w:r>
      <w:proofErr w:type="spellEnd"/>
      <w:r w:rsidR="00CA0E69" w:rsidRPr="00FE2E1E">
        <w:rPr>
          <w:color w:val="auto"/>
        </w:rPr>
        <w:t xml:space="preserve"> </w:t>
      </w:r>
      <w:r w:rsidR="00BC0C2E" w:rsidRPr="0063115C">
        <w:rPr>
          <w:color w:val="auto"/>
        </w:rPr>
        <w:t>Enterprise Architect</w:t>
      </w:r>
      <w:bookmarkEnd w:id="116"/>
    </w:p>
    <w:p w:rsidR="00111570" w:rsidRDefault="00111570" w:rsidP="00724EB9">
      <w:pPr>
        <w:rPr>
          <w:lang w:val="en-US"/>
        </w:rPr>
      </w:pPr>
      <w:r w:rsidRPr="00271A9E">
        <w:rPr>
          <w:lang w:val="en-US"/>
        </w:rPr>
        <w:t>In all cases</w:t>
      </w:r>
      <w:r>
        <w:rPr>
          <w:lang w:val="en-US"/>
        </w:rPr>
        <w:t>,</w:t>
      </w:r>
      <w:r w:rsidRPr="00271A9E">
        <w:rPr>
          <w:lang w:val="en-US"/>
        </w:rPr>
        <w:t xml:space="preserve"> the code is parsed based on a predefined grammar into an </w:t>
      </w:r>
      <w:r>
        <w:rPr>
          <w:lang w:val="en-US"/>
        </w:rPr>
        <w:t>A</w:t>
      </w:r>
      <w:r w:rsidRPr="00271A9E">
        <w:rPr>
          <w:lang w:val="en-US"/>
        </w:rPr>
        <w:t xml:space="preserve">bstract </w:t>
      </w:r>
      <w:r>
        <w:rPr>
          <w:lang w:val="en-US"/>
        </w:rPr>
        <w:t>S</w:t>
      </w:r>
      <w:r w:rsidRPr="00271A9E">
        <w:rPr>
          <w:lang w:val="en-US"/>
        </w:rPr>
        <w:t xml:space="preserve">yntax </w:t>
      </w:r>
      <w:r>
        <w:rPr>
          <w:lang w:val="en-US"/>
        </w:rPr>
        <w:t>T</w:t>
      </w:r>
      <w:r w:rsidRPr="00271A9E">
        <w:rPr>
          <w:lang w:val="en-US"/>
        </w:rPr>
        <w:t xml:space="preserve">ree (AST). Based on the </w:t>
      </w:r>
      <w:r>
        <w:rPr>
          <w:lang w:val="en-US"/>
        </w:rPr>
        <w:t xml:space="preserve">established </w:t>
      </w:r>
      <w:r w:rsidRPr="00271A9E">
        <w:rPr>
          <w:lang w:val="en-US"/>
        </w:rPr>
        <w:t xml:space="preserve">mapping conventions between UML </w:t>
      </w:r>
      <w:r>
        <w:rPr>
          <w:lang w:val="en-US"/>
        </w:rPr>
        <w:t>C</w:t>
      </w:r>
      <w:r w:rsidRPr="00271A9E">
        <w:rPr>
          <w:lang w:val="en-US"/>
        </w:rPr>
        <w:t xml:space="preserve">lass </w:t>
      </w:r>
      <w:r>
        <w:rPr>
          <w:lang w:val="en-US"/>
        </w:rPr>
        <w:t>Diagram</w:t>
      </w:r>
      <w:r w:rsidRPr="00271A9E">
        <w:rPr>
          <w:lang w:val="en-US"/>
        </w:rPr>
        <w:t xml:space="preserve"> and </w:t>
      </w:r>
      <w:r>
        <w:rPr>
          <w:lang w:val="en-US"/>
        </w:rPr>
        <w:t>C#</w:t>
      </w:r>
      <w:r w:rsidRPr="00271A9E">
        <w:rPr>
          <w:lang w:val="en-US"/>
        </w:rPr>
        <w:t>, a UML model is generated from the AST.</w:t>
      </w:r>
    </w:p>
    <w:p w:rsidR="00724EB9" w:rsidRPr="00271A9E" w:rsidRDefault="00724EB9" w:rsidP="00724EB9">
      <w:pPr>
        <w:rPr>
          <w:lang w:val="en-US"/>
        </w:rPr>
      </w:pPr>
      <w:r w:rsidRPr="00271A9E">
        <w:rPr>
          <w:lang w:val="en-US"/>
        </w:rPr>
        <w:t xml:space="preserve">In case the same code has been already imported, the existing UML </w:t>
      </w:r>
      <w:r w:rsidR="0071531F">
        <w:rPr>
          <w:lang w:val="en-US"/>
        </w:rPr>
        <w:t>C</w:t>
      </w:r>
      <w:r w:rsidRPr="00271A9E">
        <w:rPr>
          <w:lang w:val="en-US"/>
        </w:rPr>
        <w:t xml:space="preserve">lass </w:t>
      </w:r>
      <w:r w:rsidR="0071531F">
        <w:rPr>
          <w:lang w:val="en-US"/>
        </w:rPr>
        <w:t>D</w:t>
      </w:r>
      <w:r w:rsidRPr="00271A9E">
        <w:rPr>
          <w:lang w:val="en-US"/>
        </w:rPr>
        <w:t xml:space="preserve">iagram is </w:t>
      </w:r>
      <w:r w:rsidR="00EF5D1D">
        <w:rPr>
          <w:lang w:val="en-US"/>
        </w:rPr>
        <w:t xml:space="preserve">either </w:t>
      </w:r>
      <w:r w:rsidRPr="00271A9E">
        <w:rPr>
          <w:lang w:val="en-US"/>
        </w:rPr>
        <w:t xml:space="preserve">synchronized or overwritten </w:t>
      </w:r>
      <w:r w:rsidR="00EF5D1D">
        <w:rPr>
          <w:lang w:val="en-US"/>
        </w:rPr>
        <w:t xml:space="preserve">depending on the case </w:t>
      </w:r>
      <w:r w:rsidRPr="00271A9E">
        <w:rPr>
          <w:lang w:val="en-US"/>
        </w:rPr>
        <w:t>(</w:t>
      </w:r>
      <w:r w:rsidR="00EF5D1D">
        <w:rPr>
          <w:lang w:val="en-US"/>
        </w:rPr>
        <w:t xml:space="preserve">this is a </w:t>
      </w:r>
      <w:r w:rsidRPr="00271A9E">
        <w:rPr>
          <w:lang w:val="en-US"/>
        </w:rPr>
        <w:t>configurable</w:t>
      </w:r>
      <w:r w:rsidR="00EF5D1D">
        <w:rPr>
          <w:lang w:val="en-US"/>
        </w:rPr>
        <w:t xml:space="preserve"> option</w:t>
      </w:r>
      <w:r w:rsidRPr="00271A9E">
        <w:rPr>
          <w:lang w:val="en-US"/>
        </w:rPr>
        <w:t>).</w:t>
      </w:r>
      <w:r w:rsidR="00B3718C">
        <w:rPr>
          <w:lang w:val="en-US"/>
        </w:rPr>
        <w:t xml:space="preserve"> Note that </w:t>
      </w:r>
      <w:r w:rsidR="00B3718C">
        <w:t xml:space="preserve">the models originating from Enterprise Architect can </w:t>
      </w:r>
      <w:r w:rsidR="00BE404F">
        <w:t xml:space="preserve">also </w:t>
      </w:r>
      <w:r w:rsidR="00B3718C">
        <w:t xml:space="preserve">be </w:t>
      </w:r>
      <w:r w:rsidR="00BE404F">
        <w:t>exchanged</w:t>
      </w:r>
      <w:r w:rsidR="00B3718C">
        <w:t xml:space="preserve"> with </w:t>
      </w:r>
      <w:r w:rsidR="0088582F">
        <w:t>other e</w:t>
      </w:r>
      <w:r w:rsidR="00B3718C">
        <w:t>nvironments including the Eclipse/EMF one</w:t>
      </w:r>
      <w:r w:rsidR="00514E7E">
        <w:t xml:space="preserve"> (cf. Java Support</w:t>
      </w:r>
      <w:r w:rsidR="00BE404F">
        <w:t xml:space="preserve"> as presented in section </w:t>
      </w:r>
      <w:r w:rsidR="00FB5EB5">
        <w:fldChar w:fldCharType="begin"/>
      </w:r>
      <w:r w:rsidR="00BE404F">
        <w:instrText xml:space="preserve"> REF _Ref366825859 \n \h </w:instrText>
      </w:r>
      <w:r w:rsidR="00FB5EB5">
        <w:fldChar w:fldCharType="separate"/>
      </w:r>
      <w:r w:rsidR="001C00C2">
        <w:t>3.1</w:t>
      </w:r>
      <w:r w:rsidR="00FB5EB5">
        <w:fldChar w:fldCharType="end"/>
      </w:r>
      <w:r w:rsidR="00514E7E">
        <w:t>)</w:t>
      </w:r>
      <w:r w:rsidR="00B3718C">
        <w:t>.</w:t>
      </w:r>
    </w:p>
    <w:p w:rsidR="00724EB9" w:rsidRPr="00271A9E" w:rsidRDefault="00724EB9" w:rsidP="00724EB9">
      <w:pPr>
        <w:pStyle w:val="Titre4"/>
        <w:rPr>
          <w:rFonts w:ascii="Cambria" w:eastAsia="Times New Roman" w:hAnsi="Cambria" w:cs="Times New Roman"/>
        </w:rPr>
      </w:pPr>
      <w:bookmarkStart w:id="117" w:name="_Ref366828311"/>
      <w:bookmarkStart w:id="118" w:name="_Toc397350280"/>
      <w:r w:rsidRPr="00271A9E">
        <w:rPr>
          <w:rFonts w:ascii="Cambria" w:eastAsia="Times New Roman" w:hAnsi="Cambria" w:cs="Times New Roman"/>
        </w:rPr>
        <w:t>Technical specifications</w:t>
      </w:r>
      <w:bookmarkEnd w:id="117"/>
      <w:bookmarkEnd w:id="118"/>
    </w:p>
    <w:p w:rsidR="00724EB9" w:rsidRPr="00271A9E" w:rsidRDefault="00AF64B9" w:rsidP="00724EB9">
      <w:pPr>
        <w:rPr>
          <w:lang w:val="en-US"/>
        </w:rPr>
      </w:pPr>
      <w:proofErr w:type="spellStart"/>
      <w:r>
        <w:rPr>
          <w:lang w:val="en-US"/>
        </w:rPr>
        <w:t>Sparx</w:t>
      </w:r>
      <w:proofErr w:type="spellEnd"/>
      <w:r>
        <w:rPr>
          <w:lang w:val="en-US"/>
        </w:rPr>
        <w:t xml:space="preserve"> </w:t>
      </w:r>
      <w:r w:rsidR="00724EB9" w:rsidRPr="00271A9E">
        <w:rPr>
          <w:lang w:val="en-US"/>
        </w:rPr>
        <w:t xml:space="preserve">Enterprise Architect is a Windows 32 client application and uses a database as backend. The mainly used backend is a file base </w:t>
      </w:r>
      <w:proofErr w:type="spellStart"/>
      <w:r w:rsidR="00724EB9" w:rsidRPr="00271A9E">
        <w:rPr>
          <w:lang w:val="en-US"/>
        </w:rPr>
        <w:t>MSJet</w:t>
      </w:r>
      <w:proofErr w:type="spellEnd"/>
      <w:r w:rsidR="00724EB9" w:rsidRPr="00271A9E">
        <w:rPr>
          <w:lang w:val="en-US"/>
        </w:rPr>
        <w:t xml:space="preserve"> 3.5 or 4.0 Database</w:t>
      </w:r>
      <w:r w:rsidR="006C6EA4">
        <w:rPr>
          <w:lang w:val="en-US"/>
        </w:rPr>
        <w:t xml:space="preserve">. </w:t>
      </w:r>
      <w:r w:rsidR="00724EB9" w:rsidRPr="00271A9E">
        <w:rPr>
          <w:lang w:val="en-US"/>
        </w:rPr>
        <w:t>For bigger projects and multiple users (team environment) it is recommended to use a DBMS</w:t>
      </w:r>
      <w:r w:rsidR="006C6EA4">
        <w:rPr>
          <w:lang w:val="en-US"/>
        </w:rPr>
        <w:t xml:space="preserve"> (e.g., </w:t>
      </w:r>
      <w:r w:rsidR="006C6EA4" w:rsidRPr="00271A9E">
        <w:rPr>
          <w:lang w:val="en-US"/>
        </w:rPr>
        <w:t>MS SQL Server, Orac</w:t>
      </w:r>
      <w:r w:rsidR="006C6EA4">
        <w:rPr>
          <w:lang w:val="en-US"/>
        </w:rPr>
        <w:t>le, DB2 or</w:t>
      </w:r>
      <w:r w:rsidR="006C6EA4" w:rsidRPr="00271A9E">
        <w:rPr>
          <w:lang w:val="en-US"/>
        </w:rPr>
        <w:t xml:space="preserve"> </w:t>
      </w:r>
      <w:proofErr w:type="spellStart"/>
      <w:r w:rsidR="006C6EA4" w:rsidRPr="00271A9E">
        <w:rPr>
          <w:lang w:val="en-US"/>
        </w:rPr>
        <w:t>MySql</w:t>
      </w:r>
      <w:proofErr w:type="spellEnd"/>
      <w:r w:rsidR="006C6EA4">
        <w:rPr>
          <w:lang w:val="en-US"/>
        </w:rPr>
        <w:t>)</w:t>
      </w:r>
      <w:r w:rsidR="00724EB9" w:rsidRPr="00271A9E">
        <w:rPr>
          <w:lang w:val="en-US"/>
        </w:rPr>
        <w:t xml:space="preserve"> instead of the file based </w:t>
      </w:r>
      <w:proofErr w:type="spellStart"/>
      <w:r w:rsidR="00724EB9" w:rsidRPr="00271A9E">
        <w:rPr>
          <w:lang w:val="en-US"/>
        </w:rPr>
        <w:t>MSJet</w:t>
      </w:r>
      <w:proofErr w:type="spellEnd"/>
      <w:r w:rsidR="00724EB9" w:rsidRPr="00271A9E">
        <w:rPr>
          <w:lang w:val="en-US"/>
        </w:rPr>
        <w:t xml:space="preserve"> database.</w:t>
      </w:r>
      <w:r w:rsidR="007E066C">
        <w:rPr>
          <w:lang w:val="en-US"/>
        </w:rPr>
        <w:t xml:space="preserve"> </w:t>
      </w:r>
      <w:r w:rsidR="00724EB9" w:rsidRPr="00271A9E">
        <w:rPr>
          <w:lang w:val="en-US"/>
        </w:rPr>
        <w:t>In order to work in a team environment</w:t>
      </w:r>
      <w:r w:rsidR="007E066C">
        <w:rPr>
          <w:lang w:val="en-US"/>
        </w:rPr>
        <w:t>,</w:t>
      </w:r>
      <w:r w:rsidR="00724EB9" w:rsidRPr="00271A9E">
        <w:rPr>
          <w:lang w:val="en-US"/>
        </w:rPr>
        <w:t xml:space="preserve"> it is possible to use a central DB which is shared by all team members or a version control system, which contains the models in a serialized form (XMI).</w:t>
      </w:r>
    </w:p>
    <w:p w:rsidR="00724EB9" w:rsidRDefault="00724EB9" w:rsidP="00724EB9">
      <w:pPr>
        <w:rPr>
          <w:lang w:val="en-US"/>
        </w:rPr>
      </w:pPr>
      <w:r w:rsidRPr="00271A9E">
        <w:rPr>
          <w:lang w:val="en-US"/>
        </w:rPr>
        <w:t xml:space="preserve">SVN, CVS, </w:t>
      </w:r>
      <w:r w:rsidR="00AF64B9">
        <w:rPr>
          <w:lang w:val="en-US"/>
        </w:rPr>
        <w:t>Team Foundation Server (</w:t>
      </w:r>
      <w:r w:rsidRPr="00271A9E">
        <w:rPr>
          <w:lang w:val="en-US"/>
        </w:rPr>
        <w:t>TFS</w:t>
      </w:r>
      <w:r w:rsidR="00AF64B9">
        <w:rPr>
          <w:lang w:val="en-US"/>
        </w:rPr>
        <w:t>)</w:t>
      </w:r>
      <w:r w:rsidRPr="00271A9E">
        <w:rPr>
          <w:lang w:val="en-US"/>
        </w:rPr>
        <w:t xml:space="preserve"> and all SCC compliant version control systems are supported</w:t>
      </w:r>
      <w:r w:rsidR="00A92426">
        <w:rPr>
          <w:lang w:val="en-US"/>
        </w:rPr>
        <w:t xml:space="preserve"> for the obtained models</w:t>
      </w:r>
      <w:r w:rsidRPr="00271A9E">
        <w:rPr>
          <w:lang w:val="en-US"/>
        </w:rPr>
        <w:t>. To use version control</w:t>
      </w:r>
      <w:r w:rsidR="00A92426">
        <w:rPr>
          <w:lang w:val="en-US"/>
        </w:rPr>
        <w:t>,</w:t>
      </w:r>
      <w:r w:rsidRPr="00271A9E">
        <w:rPr>
          <w:lang w:val="en-US"/>
        </w:rPr>
        <w:t xml:space="preserve"> you activate it </w:t>
      </w:r>
      <w:r w:rsidR="00A92426">
        <w:rPr>
          <w:lang w:val="en-US"/>
        </w:rPr>
        <w:t xml:space="preserve">by default at </w:t>
      </w:r>
      <w:r w:rsidRPr="00271A9E">
        <w:rPr>
          <w:lang w:val="en-US"/>
        </w:rPr>
        <w:t xml:space="preserve">package </w:t>
      </w:r>
      <w:r w:rsidR="00A92426">
        <w:rPr>
          <w:lang w:val="en-US"/>
        </w:rPr>
        <w:t>level</w:t>
      </w:r>
      <w:r w:rsidRPr="00271A9E">
        <w:rPr>
          <w:lang w:val="en-US"/>
        </w:rPr>
        <w:t xml:space="preserve">. </w:t>
      </w:r>
      <w:r w:rsidR="00A92426">
        <w:t>Nevertheless it is still possible to support</w:t>
      </w:r>
      <w:r w:rsidR="00A92426">
        <w:rPr>
          <w:lang w:val="en-US"/>
        </w:rPr>
        <w:t xml:space="preserve"> finer-grain</w:t>
      </w:r>
      <w:r w:rsidRPr="00271A9E">
        <w:rPr>
          <w:lang w:val="en-US"/>
        </w:rPr>
        <w:t xml:space="preserve"> merge </w:t>
      </w:r>
      <w:r w:rsidR="00A92426">
        <w:rPr>
          <w:lang w:val="en-US"/>
        </w:rPr>
        <w:t xml:space="preserve">(e.g., </w:t>
      </w:r>
      <w:r w:rsidRPr="00271A9E">
        <w:rPr>
          <w:lang w:val="en-US"/>
        </w:rPr>
        <w:t>at element level</w:t>
      </w:r>
      <w:r w:rsidR="00A92426">
        <w:rPr>
          <w:lang w:val="en-US"/>
        </w:rPr>
        <w:t>)</w:t>
      </w:r>
      <w:r w:rsidRPr="00271A9E">
        <w:rPr>
          <w:lang w:val="en-US"/>
        </w:rPr>
        <w:t>.</w:t>
      </w:r>
    </w:p>
    <w:p w:rsidR="00575BF8" w:rsidRPr="00271A9E" w:rsidRDefault="00575BF8" w:rsidP="00724EB9">
      <w:pPr>
        <w:rPr>
          <w:lang w:val="en-US"/>
        </w:rPr>
      </w:pPr>
      <w:r w:rsidRPr="00F12232">
        <w:rPr>
          <w:highlight w:val="yellow"/>
          <w:lang w:val="en-US"/>
        </w:rPr>
        <w:t>TO BE IMPROVED BY DESCRIBING MORE SPECIFICALLY THE COMPONENT ITSELF?</w:t>
      </w:r>
    </w:p>
    <w:p w:rsidR="00724EB9" w:rsidRPr="00271A9E" w:rsidRDefault="00724EB9" w:rsidP="00724EB9">
      <w:pPr>
        <w:pStyle w:val="Titre4"/>
        <w:rPr>
          <w:rFonts w:ascii="Cambria" w:eastAsia="Times New Roman" w:hAnsi="Cambria" w:cs="Times New Roman"/>
        </w:rPr>
      </w:pPr>
      <w:bookmarkStart w:id="119" w:name="_Ref366828350"/>
      <w:bookmarkStart w:id="120" w:name="_Toc397350281"/>
      <w:r w:rsidRPr="00271A9E">
        <w:rPr>
          <w:rFonts w:ascii="Cambria" w:eastAsia="Times New Roman" w:hAnsi="Cambria" w:cs="Times New Roman"/>
        </w:rPr>
        <w:t>Download and installation instructions</w:t>
      </w:r>
      <w:bookmarkEnd w:id="119"/>
      <w:bookmarkEnd w:id="120"/>
    </w:p>
    <w:p w:rsidR="00724EB9" w:rsidRDefault="0024165A" w:rsidP="00724EB9">
      <w:pPr>
        <w:rPr>
          <w:lang w:val="en-US"/>
        </w:rPr>
      </w:pPr>
      <w:r>
        <w:rPr>
          <w:lang w:val="en-US"/>
        </w:rPr>
        <w:t xml:space="preserve">This component is contained within the standard installation of </w:t>
      </w:r>
      <w:proofErr w:type="spellStart"/>
      <w:r w:rsidR="00AF64B9">
        <w:rPr>
          <w:lang w:val="en-US"/>
        </w:rPr>
        <w:t>Sparx</w:t>
      </w:r>
      <w:proofErr w:type="spellEnd"/>
      <w:r w:rsidR="00AF64B9">
        <w:rPr>
          <w:lang w:val="en-US"/>
        </w:rPr>
        <w:t xml:space="preserve"> </w:t>
      </w:r>
      <w:r>
        <w:rPr>
          <w:lang w:val="en-US"/>
        </w:rPr>
        <w:t xml:space="preserve">Enterprise Architect. </w:t>
      </w:r>
      <w:proofErr w:type="spellStart"/>
      <w:r w:rsidR="00AF64B9">
        <w:rPr>
          <w:lang w:val="en-US"/>
        </w:rPr>
        <w:t>Sparx</w:t>
      </w:r>
      <w:proofErr w:type="spellEnd"/>
      <w:r w:rsidR="00AF64B9">
        <w:rPr>
          <w:lang w:val="en-US"/>
        </w:rPr>
        <w:t xml:space="preserve"> </w:t>
      </w:r>
      <w:r>
        <w:rPr>
          <w:lang w:val="en-US"/>
        </w:rPr>
        <w:t>EA</w:t>
      </w:r>
      <w:r w:rsidR="00724EB9" w:rsidRPr="00271A9E">
        <w:rPr>
          <w:lang w:val="en-US"/>
        </w:rPr>
        <w:t xml:space="preserve"> is a Windows application, which can be installed directly on the client’s machine. For the installation process admin permissions are necessary. There is a single install file available. Before installing </w:t>
      </w:r>
      <w:proofErr w:type="spellStart"/>
      <w:r w:rsidR="00CA0E69" w:rsidRPr="002F0BFA">
        <w:t>Sparx</w:t>
      </w:r>
      <w:proofErr w:type="spellEnd"/>
      <w:r w:rsidR="00CA0E69" w:rsidRPr="002F0BFA">
        <w:t xml:space="preserve"> </w:t>
      </w:r>
      <w:r w:rsidR="00724EB9" w:rsidRPr="00271A9E">
        <w:rPr>
          <w:lang w:val="en-US"/>
        </w:rPr>
        <w:t xml:space="preserve">Enterprise Architect, the installer checks for an older version and </w:t>
      </w:r>
      <w:r w:rsidR="00724EB9" w:rsidRPr="00271A9E">
        <w:rPr>
          <w:lang w:val="en-US"/>
        </w:rPr>
        <w:lastRenderedPageBreak/>
        <w:t>uninstalls it automatically. Results of older versions can be used with any newer version. In few cases the model repository needs to be updated. In this case you are warned before the update process starts.</w:t>
      </w:r>
      <w:r w:rsidR="000C7707">
        <w:rPr>
          <w:lang w:val="en-US"/>
        </w:rPr>
        <w:t xml:space="preserve"> Updated model repositories can</w:t>
      </w:r>
      <w:r w:rsidR="00724EB9" w:rsidRPr="00271A9E">
        <w:rPr>
          <w:lang w:val="en-US"/>
        </w:rPr>
        <w:t xml:space="preserve">not be opened any more with the old version of EA. Thus, it is important to update all installed </w:t>
      </w:r>
      <w:proofErr w:type="spellStart"/>
      <w:r w:rsidR="00CA0E69" w:rsidRPr="002F0BFA">
        <w:t>Sparx</w:t>
      </w:r>
      <w:proofErr w:type="spellEnd"/>
      <w:r w:rsidR="00CA0E69" w:rsidRPr="002F0BFA">
        <w:t xml:space="preserve"> </w:t>
      </w:r>
      <w:r w:rsidR="00724EB9" w:rsidRPr="00271A9E">
        <w:rPr>
          <w:lang w:val="en-US"/>
        </w:rPr>
        <w:t>Enterprise Architect versions.</w:t>
      </w:r>
    </w:p>
    <w:p w:rsidR="003A2977" w:rsidRPr="003A2977" w:rsidRDefault="003A2977" w:rsidP="003A2977">
      <w:pPr>
        <w:rPr>
          <w:lang w:val="en-US"/>
        </w:rPr>
      </w:pPr>
      <w:r w:rsidRPr="003A2977">
        <w:rPr>
          <w:lang w:val="en-US"/>
        </w:rPr>
        <w:t xml:space="preserve">The download can be obtained directly from </w:t>
      </w:r>
      <w:r w:rsidR="00FB5EB5">
        <w:rPr>
          <w:lang w:val="en-US"/>
        </w:rPr>
        <w:fldChar w:fldCharType="begin"/>
      </w:r>
      <w:r w:rsidR="00642180">
        <w:rPr>
          <w:lang w:val="en-US"/>
        </w:rPr>
        <w:instrText xml:space="preserve"> REF _Ref367694957 \n \h </w:instrText>
      </w:r>
      <w:r w:rsidR="00FB5EB5">
        <w:rPr>
          <w:lang w:val="en-US"/>
        </w:rPr>
      </w:r>
      <w:r w:rsidR="00FB5EB5">
        <w:rPr>
          <w:lang w:val="en-US"/>
        </w:rPr>
        <w:fldChar w:fldCharType="separate"/>
      </w:r>
      <w:r w:rsidR="001C00C2">
        <w:rPr>
          <w:lang w:val="en-US"/>
        </w:rPr>
        <w:t>[14]</w:t>
      </w:r>
      <w:r w:rsidR="00FB5EB5">
        <w:rPr>
          <w:lang w:val="en-US"/>
        </w:rPr>
        <w:fldChar w:fldCharType="end"/>
      </w:r>
      <w:r w:rsidRPr="003A2977">
        <w:rPr>
          <w:lang w:val="en-US"/>
        </w:rPr>
        <w:t>. There is a fully functional 30-</w:t>
      </w:r>
      <w:r w:rsidR="0051316F">
        <w:rPr>
          <w:lang w:val="en-US"/>
        </w:rPr>
        <w:t xml:space="preserve">days free </w:t>
      </w:r>
      <w:r w:rsidRPr="003A2977">
        <w:rPr>
          <w:lang w:val="en-US"/>
        </w:rPr>
        <w:t xml:space="preserve">trial </w:t>
      </w:r>
      <w:r w:rsidR="0051316F">
        <w:rPr>
          <w:lang w:val="en-US"/>
        </w:rPr>
        <w:t xml:space="preserve">version that is made </w:t>
      </w:r>
      <w:r w:rsidRPr="003A2977">
        <w:rPr>
          <w:lang w:val="en-US"/>
        </w:rPr>
        <w:t>availa</w:t>
      </w:r>
      <w:r w:rsidR="0051316F">
        <w:rPr>
          <w:lang w:val="en-US"/>
        </w:rPr>
        <w:t xml:space="preserve">ble, </w:t>
      </w:r>
      <w:r w:rsidR="0051316F" w:rsidRPr="003A2977">
        <w:rPr>
          <w:lang w:val="en-US"/>
        </w:rPr>
        <w:t xml:space="preserve">a valid license </w:t>
      </w:r>
      <w:r w:rsidR="0051316F">
        <w:rPr>
          <w:lang w:val="en-US"/>
        </w:rPr>
        <w:t>(</w:t>
      </w:r>
      <w:r w:rsidR="0051316F" w:rsidRPr="003A2977">
        <w:rPr>
          <w:lang w:val="en-US"/>
        </w:rPr>
        <w:t>as well a</w:t>
      </w:r>
      <w:r w:rsidR="0051316F">
        <w:rPr>
          <w:lang w:val="en-US"/>
        </w:rPr>
        <w:t>s a valid user/key) is then needed to get t</w:t>
      </w:r>
      <w:r w:rsidRPr="003A2977">
        <w:rPr>
          <w:lang w:val="en-US"/>
        </w:rPr>
        <w:t>he full version</w:t>
      </w:r>
      <w:r w:rsidR="0051316F">
        <w:rPr>
          <w:lang w:val="en-US"/>
        </w:rPr>
        <w:t xml:space="preserve"> (cf. section </w:t>
      </w:r>
      <w:r w:rsidR="00FB5EB5">
        <w:rPr>
          <w:lang w:val="en-US"/>
        </w:rPr>
        <w:fldChar w:fldCharType="begin"/>
      </w:r>
      <w:r w:rsidR="0051316F">
        <w:rPr>
          <w:lang w:val="en-US"/>
        </w:rPr>
        <w:instrText xml:space="preserve"> REF _Ref366685678 \n \h </w:instrText>
      </w:r>
      <w:r w:rsidR="00FB5EB5">
        <w:rPr>
          <w:lang w:val="en-US"/>
        </w:rPr>
      </w:r>
      <w:r w:rsidR="00FB5EB5">
        <w:rPr>
          <w:lang w:val="en-US"/>
        </w:rPr>
        <w:fldChar w:fldCharType="separate"/>
      </w:r>
      <w:r w:rsidR="001C00C2">
        <w:rPr>
          <w:lang w:val="en-US"/>
        </w:rPr>
        <w:t>2.6</w:t>
      </w:r>
      <w:r w:rsidR="00FB5EB5">
        <w:rPr>
          <w:lang w:val="en-US"/>
        </w:rPr>
        <w:fldChar w:fldCharType="end"/>
      </w:r>
      <w:r w:rsidR="0051316F">
        <w:rPr>
          <w:lang w:val="en-US"/>
        </w:rPr>
        <w:t xml:space="preserve"> for more licensing information)</w:t>
      </w:r>
      <w:r w:rsidRPr="003A2977">
        <w:rPr>
          <w:lang w:val="en-US"/>
        </w:rPr>
        <w:t>.</w:t>
      </w:r>
      <w:r w:rsidR="00775FE4">
        <w:rPr>
          <w:lang w:val="en-US"/>
        </w:rPr>
        <w:t xml:space="preserve"> </w:t>
      </w:r>
      <w:r w:rsidR="00076F2A">
        <w:rPr>
          <w:lang w:val="en-US"/>
        </w:rPr>
        <w:t>Note that the s</w:t>
      </w:r>
      <w:r w:rsidR="00775FE4">
        <w:rPr>
          <w:lang w:val="en-US"/>
        </w:rPr>
        <w:t xml:space="preserve">ources are also available as mentioned in section </w:t>
      </w:r>
      <w:r w:rsidR="00FB5EB5">
        <w:rPr>
          <w:lang w:val="en-US"/>
        </w:rPr>
        <w:fldChar w:fldCharType="begin"/>
      </w:r>
      <w:r w:rsidR="00775FE4">
        <w:rPr>
          <w:lang w:val="en-US"/>
        </w:rPr>
        <w:instrText xml:space="preserve"> REF _Ref367692997 \n \h </w:instrText>
      </w:r>
      <w:r w:rsidR="00FB5EB5">
        <w:rPr>
          <w:lang w:val="en-US"/>
        </w:rPr>
      </w:r>
      <w:r w:rsidR="00FB5EB5">
        <w:rPr>
          <w:lang w:val="en-US"/>
        </w:rPr>
        <w:fldChar w:fldCharType="separate"/>
      </w:r>
      <w:r w:rsidR="001C00C2">
        <w:rPr>
          <w:lang w:val="en-US"/>
        </w:rPr>
        <w:t>2.5</w:t>
      </w:r>
      <w:r w:rsidR="00FB5EB5">
        <w:rPr>
          <w:lang w:val="en-US"/>
        </w:rPr>
        <w:fldChar w:fldCharType="end"/>
      </w:r>
      <w:r w:rsidR="00887AD5">
        <w:rPr>
          <w:lang w:val="en-US"/>
        </w:rPr>
        <w:t xml:space="preserve"> (</w:t>
      </w:r>
      <w:r w:rsidR="000F37FE">
        <w:rPr>
          <w:lang w:val="en-US"/>
        </w:rPr>
        <w:t xml:space="preserve">currently </w:t>
      </w:r>
      <w:r w:rsidR="00887AD5">
        <w:rPr>
          <w:lang w:val="en-US"/>
        </w:rPr>
        <w:t xml:space="preserve">for </w:t>
      </w:r>
      <w:r w:rsidR="00B43BB9">
        <w:rPr>
          <w:lang w:val="en-US"/>
        </w:rPr>
        <w:t xml:space="preserve">project </w:t>
      </w:r>
      <w:r w:rsidR="00887AD5">
        <w:rPr>
          <w:lang w:val="en-US"/>
        </w:rPr>
        <w:t>consortium only)</w:t>
      </w:r>
      <w:r w:rsidR="00775FE4">
        <w:rPr>
          <w:lang w:val="en-US"/>
        </w:rPr>
        <w:t>.</w:t>
      </w:r>
    </w:p>
    <w:p w:rsidR="00724EB9" w:rsidRPr="00271A9E" w:rsidRDefault="00724EB9" w:rsidP="00724EB9">
      <w:pPr>
        <w:pStyle w:val="Titre4"/>
        <w:rPr>
          <w:rFonts w:ascii="Cambria" w:eastAsia="Times New Roman" w:hAnsi="Cambria" w:cs="Times New Roman"/>
        </w:rPr>
      </w:pPr>
      <w:bookmarkStart w:id="121" w:name="_Toc397350282"/>
      <w:r w:rsidRPr="00271A9E">
        <w:rPr>
          <w:rFonts w:ascii="Cambria" w:eastAsia="Times New Roman" w:hAnsi="Cambria" w:cs="Times New Roman"/>
        </w:rPr>
        <w:t>User Manual</w:t>
      </w:r>
      <w:bookmarkEnd w:id="121"/>
    </w:p>
    <w:p w:rsidR="00724EB9" w:rsidRPr="00271A9E" w:rsidRDefault="00724EB9" w:rsidP="00724EB9">
      <w:pPr>
        <w:rPr>
          <w:b/>
          <w:lang w:val="en-US"/>
        </w:rPr>
      </w:pPr>
      <w:r w:rsidRPr="00271A9E">
        <w:rPr>
          <w:b/>
          <w:lang w:val="en-US"/>
        </w:rPr>
        <w:t>Import of Source Code from a Source Code Folder</w:t>
      </w:r>
    </w:p>
    <w:p w:rsidR="00724EB9" w:rsidRPr="00271A9E" w:rsidRDefault="00724EB9" w:rsidP="00724EB9">
      <w:pPr>
        <w:rPr>
          <w:lang w:val="en-US"/>
        </w:rPr>
      </w:pPr>
      <w:r w:rsidRPr="00271A9E">
        <w:rPr>
          <w:lang w:val="en-US"/>
        </w:rPr>
        <w:t xml:space="preserve">Within a </w:t>
      </w:r>
      <w:proofErr w:type="spellStart"/>
      <w:r w:rsidR="00AF64B9">
        <w:rPr>
          <w:lang w:val="en-US"/>
        </w:rPr>
        <w:t>Sparx</w:t>
      </w:r>
      <w:proofErr w:type="spellEnd"/>
      <w:r w:rsidR="00AF64B9">
        <w:rPr>
          <w:lang w:val="en-US"/>
        </w:rPr>
        <w:t xml:space="preserve"> </w:t>
      </w:r>
      <w:r w:rsidRPr="00271A9E">
        <w:rPr>
          <w:lang w:val="en-US"/>
        </w:rPr>
        <w:t>Enterprise Architect model the user has to select a package. In the context menu of the package select “Code Engineering | Import Source Directory …”. Within the opened window select the source code type (</w:t>
      </w:r>
      <w:r w:rsidR="009933D5">
        <w:rPr>
          <w:lang w:val="en-US"/>
        </w:rPr>
        <w:t>here</w:t>
      </w:r>
      <w:r w:rsidR="009933D5" w:rsidRPr="00271A9E">
        <w:rPr>
          <w:lang w:val="en-US"/>
        </w:rPr>
        <w:t xml:space="preserve"> C#</w:t>
      </w:r>
      <w:r w:rsidRPr="00271A9E">
        <w:rPr>
          <w:lang w:val="en-US"/>
        </w:rPr>
        <w:t>) and set a few further settings such as recursively parsing subfolders of the selected source code folder, creating diagrams for the generated UML class models, synchronizing existing classes, or deleting UML classes not found in the source code.</w:t>
      </w:r>
    </w:p>
    <w:p w:rsidR="00724EB9" w:rsidRPr="00271A9E" w:rsidRDefault="00724EB9" w:rsidP="00724EB9">
      <w:pPr>
        <w:rPr>
          <w:b/>
          <w:lang w:val="en-US"/>
        </w:rPr>
      </w:pPr>
      <w:r w:rsidRPr="00271A9E">
        <w:rPr>
          <w:b/>
          <w:lang w:val="en-US"/>
        </w:rPr>
        <w:t>Import of a Single Source Code File</w:t>
      </w:r>
    </w:p>
    <w:p w:rsidR="00724EB9" w:rsidRPr="00271A9E" w:rsidRDefault="00724EB9" w:rsidP="00B10332">
      <w:pPr>
        <w:rPr>
          <w:lang w:val="en-US"/>
        </w:rPr>
      </w:pPr>
      <w:r w:rsidRPr="00271A9E">
        <w:rPr>
          <w:lang w:val="en-US"/>
        </w:rPr>
        <w:t xml:space="preserve">Within the </w:t>
      </w:r>
      <w:proofErr w:type="spellStart"/>
      <w:r w:rsidR="00CA0E69" w:rsidRPr="002F0BFA">
        <w:t>Sparx</w:t>
      </w:r>
      <w:proofErr w:type="spellEnd"/>
      <w:r w:rsidR="00CA0E69" w:rsidRPr="002F0BFA">
        <w:t xml:space="preserve"> </w:t>
      </w:r>
      <w:r w:rsidRPr="00271A9E">
        <w:rPr>
          <w:lang w:val="en-US"/>
        </w:rPr>
        <w:t>Enterprise Architect</w:t>
      </w:r>
      <w:r w:rsidR="00266AA5">
        <w:rPr>
          <w:lang w:val="en-US"/>
        </w:rPr>
        <w:t>’</w:t>
      </w:r>
      <w:r w:rsidRPr="00271A9E">
        <w:rPr>
          <w:lang w:val="en-US"/>
        </w:rPr>
        <w:t>s project browser a package should be selected. In the context menu of the package select “Code Engineering | Import from source file(s)”, select the corresponding source code type (</w:t>
      </w:r>
      <w:r w:rsidR="00E82D78">
        <w:rPr>
          <w:lang w:val="en-US"/>
        </w:rPr>
        <w:t>here</w:t>
      </w:r>
      <w:r w:rsidRPr="00271A9E">
        <w:rPr>
          <w:lang w:val="en-US"/>
        </w:rPr>
        <w:t xml:space="preserve"> C#) and specify the settings (see above). </w:t>
      </w:r>
    </w:p>
    <w:p w:rsidR="00724EB9" w:rsidRDefault="00724EB9" w:rsidP="00724EB9">
      <w:pPr>
        <w:pStyle w:val="Titre4"/>
      </w:pPr>
      <w:bookmarkStart w:id="122" w:name="_Toc397350283"/>
      <w:r w:rsidRPr="00271A9E">
        <w:rPr>
          <w:rFonts w:ascii="Cambria" w:eastAsia="Times New Roman" w:hAnsi="Cambria" w:cs="Times New Roman"/>
        </w:rPr>
        <w:t>Licensing information</w:t>
      </w:r>
      <w:bookmarkEnd w:id="122"/>
    </w:p>
    <w:p w:rsidR="008C673B" w:rsidRDefault="009A768F" w:rsidP="008C673B">
      <w:r w:rsidRPr="002F0BFA">
        <w:t>This component is provid</w:t>
      </w:r>
      <w:r>
        <w:t>ed as open source</w:t>
      </w:r>
      <w:r w:rsidRPr="002F0BFA">
        <w:t xml:space="preserve"> </w:t>
      </w:r>
      <w:r>
        <w:t xml:space="preserve">but requires </w:t>
      </w:r>
      <w:proofErr w:type="spellStart"/>
      <w:r>
        <w:t>Sparx</w:t>
      </w:r>
      <w:proofErr w:type="spellEnd"/>
      <w:r>
        <w:t xml:space="preserve"> Enterprise Architect (cf. general licensing information in Section</w:t>
      </w:r>
      <w:r w:rsidR="00FE0434">
        <w:t xml:space="preserve"> </w:t>
      </w:r>
      <w:r w:rsidR="00FB5EB5">
        <w:fldChar w:fldCharType="begin"/>
      </w:r>
      <w:r w:rsidR="00FE0434">
        <w:instrText xml:space="preserve"> REF _Ref366685678 \n \h </w:instrText>
      </w:r>
      <w:r w:rsidR="00FB5EB5">
        <w:fldChar w:fldCharType="separate"/>
      </w:r>
      <w:r w:rsidR="001C00C2">
        <w:t>2.6</w:t>
      </w:r>
      <w:r w:rsidR="00FB5EB5">
        <w:fldChar w:fldCharType="end"/>
      </w:r>
      <w:r>
        <w:t>).</w:t>
      </w:r>
    </w:p>
    <w:p w:rsidR="00A22DD5" w:rsidRPr="008C673B" w:rsidRDefault="00A22DD5" w:rsidP="008C673B"/>
    <w:p w:rsidR="006A24DE" w:rsidRDefault="002F0BFA" w:rsidP="006A24DE">
      <w:pPr>
        <w:pStyle w:val="Titre3"/>
        <w:rPr>
          <w:lang w:val="en-GB"/>
        </w:rPr>
      </w:pPr>
      <w:bookmarkStart w:id="123" w:name="_Toc397350284"/>
      <w:r w:rsidRPr="002F0BFA">
        <w:rPr>
          <w:lang w:val="en-GB"/>
        </w:rPr>
        <w:t>Component “Generic UML Sequence Diagram Discoverer (behavioural part of the code) from C# execution – direct”</w:t>
      </w:r>
      <w:bookmarkEnd w:id="123"/>
    </w:p>
    <w:p w:rsidR="00EA26A0" w:rsidRDefault="00EA26A0" w:rsidP="00EA26A0">
      <w:pPr>
        <w:pStyle w:val="Titre4"/>
        <w:rPr>
          <w:rFonts w:ascii="Cambria" w:eastAsia="Times New Roman" w:hAnsi="Cambria" w:cs="Times New Roman"/>
          <w:shd w:val="clear" w:color="auto" w:fill="FFFF00"/>
        </w:rPr>
      </w:pPr>
      <w:bookmarkStart w:id="124" w:name="_Toc397350285"/>
      <w:r>
        <w:rPr>
          <w:rFonts w:ascii="Cambria" w:eastAsia="Times New Roman" w:hAnsi="Cambria" w:cs="Times New Roman"/>
        </w:rPr>
        <w:t>Overview</w:t>
      </w:r>
      <w:bookmarkEnd w:id="124"/>
    </w:p>
    <w:p w:rsidR="00EA26A0" w:rsidRDefault="00A73292" w:rsidP="00EA26A0">
      <w:pPr>
        <w:pStyle w:val="Corpsdetexte"/>
      </w:pPr>
      <w:r>
        <w:rPr>
          <w:lang w:val="en-US"/>
        </w:rPr>
        <w:t>T</w:t>
      </w:r>
      <w:r w:rsidRPr="00271A9E">
        <w:rPr>
          <w:lang w:val="en-US"/>
        </w:rPr>
        <w:t>h</w:t>
      </w:r>
      <w:r>
        <w:rPr>
          <w:lang w:val="en-US"/>
        </w:rPr>
        <w:t xml:space="preserve">is new </w:t>
      </w:r>
      <w:r w:rsidRPr="00271A9E">
        <w:rPr>
          <w:lang w:val="en-US"/>
        </w:rPr>
        <w:t xml:space="preserve">component </w:t>
      </w:r>
      <w:r>
        <w:rPr>
          <w:lang w:val="en-US"/>
        </w:rPr>
        <w:t>is based on the</w:t>
      </w:r>
      <w:r w:rsidR="00C93FD8">
        <w:t xml:space="preserve"> </w:t>
      </w:r>
      <w:r>
        <w:t xml:space="preserve">Visual Execution </w:t>
      </w:r>
      <w:proofErr w:type="spellStart"/>
      <w:r>
        <w:t>Analyzer</w:t>
      </w:r>
      <w:proofErr w:type="spellEnd"/>
      <w:r w:rsidR="00A66A23">
        <w:t xml:space="preserve"> (</w:t>
      </w:r>
      <w:r w:rsidR="00A66A23">
        <w:rPr>
          <w:lang w:val="en-US"/>
        </w:rPr>
        <w:t xml:space="preserve">and is now part of the </w:t>
      </w:r>
      <w:proofErr w:type="spellStart"/>
      <w:r w:rsidR="00A66A23">
        <w:rPr>
          <w:lang w:val="en-US"/>
        </w:rPr>
        <w:t>Sparx</w:t>
      </w:r>
      <w:proofErr w:type="spellEnd"/>
      <w:r w:rsidR="00A66A23">
        <w:rPr>
          <w:lang w:val="en-US"/>
        </w:rPr>
        <w:t xml:space="preserve"> Enterprise Architect standard provided features</w:t>
      </w:r>
      <w:r w:rsidR="00A66A23">
        <w:t>)</w:t>
      </w:r>
      <w:r>
        <w:t xml:space="preserve">, </w:t>
      </w:r>
      <w:r w:rsidR="004A02CC">
        <w:t>which</w:t>
      </w:r>
      <w:r>
        <w:t xml:space="preserve"> </w:t>
      </w:r>
      <w:r w:rsidR="00EA26A0">
        <w:t>process</w:t>
      </w:r>
      <w:r>
        <w:t>es</w:t>
      </w:r>
      <w:r w:rsidR="00EA26A0">
        <w:t xml:space="preserve"> the structures and operations of the </w:t>
      </w:r>
      <w:proofErr w:type="spellStart"/>
      <w:r w:rsidR="00A55AC6">
        <w:t>Sparx</w:t>
      </w:r>
      <w:proofErr w:type="spellEnd"/>
      <w:r w:rsidR="00A55AC6">
        <w:t xml:space="preserve"> </w:t>
      </w:r>
      <w:r w:rsidR="00957A69">
        <w:t xml:space="preserve">EA </w:t>
      </w:r>
      <w:r w:rsidR="00EA26A0">
        <w:t xml:space="preserve">Model Driven Development Environment (MDDE). The MDDE provides tools to design, build and debug an application, </w:t>
      </w:r>
      <w:r w:rsidR="00957A69">
        <w:t xml:space="preserve">all of them </w:t>
      </w:r>
      <w:r w:rsidR="00EA26A0">
        <w:t xml:space="preserve">forming part of the Debugger facilities of </w:t>
      </w:r>
      <w:proofErr w:type="spellStart"/>
      <w:r w:rsidR="00CA0E69" w:rsidRPr="002F0BFA">
        <w:t>Sparx</w:t>
      </w:r>
      <w:proofErr w:type="spellEnd"/>
      <w:r w:rsidR="00CA0E69" w:rsidRPr="002F0BFA">
        <w:t xml:space="preserve"> </w:t>
      </w:r>
      <w:r w:rsidR="00EA26A0">
        <w:t xml:space="preserve">Enterprise Architect. </w:t>
      </w:r>
    </w:p>
    <w:p w:rsidR="00EA26A0" w:rsidRDefault="00EA26A0" w:rsidP="00EA26A0">
      <w:pPr>
        <w:pStyle w:val="Corpsdetexte"/>
      </w:pPr>
      <w:r>
        <w:t>One of the primary objectives of the Visual Execution Analysis feature is to enable work</w:t>
      </w:r>
      <w:r w:rsidR="004C4B4B">
        <w:t>ing</w:t>
      </w:r>
      <w:r>
        <w:t xml:space="preserve"> with the stack traces captured </w:t>
      </w:r>
      <w:r w:rsidR="004C4B4B">
        <w:t>when</w:t>
      </w:r>
      <w:r>
        <w:t xml:space="preserve"> debugging </w:t>
      </w:r>
      <w:r w:rsidR="00D51D19">
        <w:t>an</w:t>
      </w:r>
      <w:r>
        <w:t xml:space="preserve"> application, </w:t>
      </w:r>
      <w:r w:rsidR="00FF76A7">
        <w:t xml:space="preserve">in order </w:t>
      </w:r>
      <w:r>
        <w:t xml:space="preserve">to generate </w:t>
      </w:r>
      <w:r w:rsidR="00FF76A7">
        <w:t xml:space="preserve">a UML </w:t>
      </w:r>
      <w:r>
        <w:t xml:space="preserve">Sequence </w:t>
      </w:r>
      <w:r w:rsidR="00FF76A7">
        <w:t>Diagram</w:t>
      </w:r>
      <w:r>
        <w:t xml:space="preserve">. This is a </w:t>
      </w:r>
      <w:r w:rsidR="00FF2EE4">
        <w:t>practical</w:t>
      </w:r>
      <w:r>
        <w:t xml:space="preserve"> way to </w:t>
      </w:r>
      <w:r w:rsidR="00FF2EE4">
        <w:t>have a good representation of what a C# program is doing during its execution phase</w:t>
      </w:r>
      <w:r>
        <w:t xml:space="preserve">. </w:t>
      </w:r>
    </w:p>
    <w:p w:rsidR="00EA26A0" w:rsidRDefault="00EA26A0" w:rsidP="00EA26A0">
      <w:pPr>
        <w:pStyle w:val="Titre4"/>
        <w:rPr>
          <w:rFonts w:ascii="Cambria" w:eastAsia="Times New Roman" w:hAnsi="Cambria" w:cs="Times New Roman"/>
          <w:shd w:val="clear" w:color="auto" w:fill="FFFF00"/>
        </w:rPr>
      </w:pPr>
      <w:bookmarkStart w:id="125" w:name="_Toc397350286"/>
      <w:r>
        <w:rPr>
          <w:rFonts w:ascii="Cambria" w:eastAsia="Times New Roman" w:hAnsi="Cambria" w:cs="Times New Roman"/>
        </w:rPr>
        <w:t>Functional description</w:t>
      </w:r>
      <w:bookmarkEnd w:id="125"/>
    </w:p>
    <w:p w:rsidR="00EA26A0" w:rsidRDefault="00CA0E69" w:rsidP="00EA26A0">
      <w:pPr>
        <w:pStyle w:val="Corpsdetexte"/>
      </w:pPr>
      <w:proofErr w:type="spellStart"/>
      <w:r w:rsidRPr="002F0BFA">
        <w:t>Sparx</w:t>
      </w:r>
      <w:proofErr w:type="spellEnd"/>
      <w:r w:rsidRPr="002F0BFA">
        <w:t xml:space="preserve"> </w:t>
      </w:r>
      <w:r w:rsidR="00EA26A0">
        <w:t xml:space="preserve">Enterprise Architect will record arguments to functions, and can optionally capture state transitions for a given State Machine. Calls to functions are aggregated on the class by default, but lifelines can also be created for each instance of an object. </w:t>
      </w:r>
    </w:p>
    <w:p w:rsidR="00EA26A0" w:rsidRDefault="00EA26A0" w:rsidP="00EA26A0">
      <w:pPr>
        <w:pStyle w:val="Corpsdetexte"/>
      </w:pPr>
      <w:r>
        <w:lastRenderedPageBreak/>
        <w:t xml:space="preserve">This information can be integrated with existing system knowledge and test data to optimize code execution, reduce errors and determine why application failure and system crashes occur. </w:t>
      </w:r>
      <w:r w:rsidR="00547513">
        <w:t>If an application crashes, data corruption such as a stack overflow can prevent from diagnosing and rectifying the problem.</w:t>
      </w:r>
    </w:p>
    <w:p w:rsidR="001973BF" w:rsidRDefault="00E87190" w:rsidP="001973BF">
      <w:pPr>
        <w:pStyle w:val="Corpsdetexte"/>
        <w:jc w:val="center"/>
      </w:pPr>
      <w:r>
        <w:rPr>
          <w:noProof/>
          <w:lang w:val="fr-FR" w:eastAsia="fr-FR"/>
        </w:rPr>
        <w:drawing>
          <wp:inline distT="0" distB="0" distL="0" distR="0" wp14:anchorId="1BAFE077" wp14:editId="4542F24C">
            <wp:extent cx="5400040" cy="2834005"/>
            <wp:effectExtent l="114300" t="76200" r="143510" b="80645"/>
            <wp:docPr id="10" name="Image 9" descr="ARTIST_D8.2.1_Components for Model Discovery - 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_D8.2.1_Components for Model Discovery - sequence2.png"/>
                    <pic:cNvPicPr/>
                  </pic:nvPicPr>
                  <pic:blipFill>
                    <a:blip r:embed="rId28" cstate="print"/>
                    <a:stretch>
                      <a:fillRect/>
                    </a:stretch>
                  </pic:blipFill>
                  <pic:spPr>
                    <a:xfrm>
                      <a:off x="0" y="0"/>
                      <a:ext cx="5400040" cy="2834005"/>
                    </a:xfrm>
                    <a:prstGeom prst="rect">
                      <a:avLst/>
                    </a:prstGeom>
                    <a:ln w="0">
                      <a:solidFill>
                        <a:schemeClr val="tx1"/>
                      </a:solidFill>
                    </a:ln>
                    <a:effectLst>
                      <a:outerShdw blurRad="63500" sx="102000" sy="102000" algn="ctr" rotWithShape="0">
                        <a:prstClr val="black">
                          <a:alpha val="40000"/>
                        </a:prstClr>
                      </a:outerShdw>
                    </a:effectLst>
                  </pic:spPr>
                </pic:pic>
              </a:graphicData>
            </a:graphic>
          </wp:inline>
        </w:drawing>
      </w:r>
    </w:p>
    <w:p w:rsidR="001973BF" w:rsidRPr="0063115C" w:rsidRDefault="0071531F" w:rsidP="0071531F">
      <w:pPr>
        <w:pStyle w:val="Lgende"/>
        <w:jc w:val="center"/>
        <w:rPr>
          <w:color w:val="auto"/>
        </w:rPr>
      </w:pPr>
      <w:bookmarkStart w:id="126" w:name="_Toc397350336"/>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15</w:t>
      </w:r>
      <w:r w:rsidR="00FB5EB5" w:rsidRPr="0063115C">
        <w:rPr>
          <w:color w:val="auto"/>
        </w:rPr>
        <w:fldChar w:fldCharType="end"/>
      </w:r>
      <w:r w:rsidR="003C219E">
        <w:rPr>
          <w:color w:val="auto"/>
        </w:rPr>
        <w:t>5</w:t>
      </w:r>
      <w:r w:rsidR="00BB38DB" w:rsidRPr="0063115C">
        <w:rPr>
          <w:color w:val="auto"/>
        </w:rPr>
        <w:t xml:space="preserve"> UML Sequence Diagram model opened </w:t>
      </w:r>
      <w:r w:rsidR="00BB38DB" w:rsidRPr="00153410">
        <w:rPr>
          <w:color w:val="auto"/>
        </w:rPr>
        <w:t>in</w:t>
      </w:r>
      <w:r w:rsidR="00CA0E69" w:rsidRPr="00153410">
        <w:rPr>
          <w:color w:val="auto"/>
        </w:rPr>
        <w:t xml:space="preserve"> </w:t>
      </w:r>
      <w:proofErr w:type="spellStart"/>
      <w:r w:rsidR="00CA0E69" w:rsidRPr="00153410">
        <w:rPr>
          <w:color w:val="auto"/>
        </w:rPr>
        <w:t>Sparx</w:t>
      </w:r>
      <w:proofErr w:type="spellEnd"/>
      <w:r w:rsidR="00BB38DB" w:rsidRPr="00153410">
        <w:rPr>
          <w:color w:val="auto"/>
        </w:rPr>
        <w:t xml:space="preserve"> Enterprise</w:t>
      </w:r>
      <w:r w:rsidR="00BB38DB" w:rsidRPr="0063115C">
        <w:rPr>
          <w:color w:val="auto"/>
        </w:rPr>
        <w:t xml:space="preserve"> Architect</w:t>
      </w:r>
      <w:bookmarkEnd w:id="126"/>
    </w:p>
    <w:p w:rsidR="00C678CE" w:rsidRDefault="00C678CE" w:rsidP="00EA26A0">
      <w:pPr>
        <w:pStyle w:val="Corpsdetexte"/>
      </w:pPr>
      <w:r>
        <w:t>However, the present component enables you to record a given execution sequence, as a UML Sequence Diagram, to provide a reliable source of information that might further explain why a crash occurred.</w:t>
      </w:r>
    </w:p>
    <w:p w:rsidR="00EA26A0" w:rsidRDefault="00B037CA" w:rsidP="00EA26A0">
      <w:pPr>
        <w:pStyle w:val="Corpsdetexte"/>
      </w:pPr>
      <w:r>
        <w:t xml:space="preserve">Such a UML </w:t>
      </w:r>
      <w:r w:rsidR="00EA26A0">
        <w:t xml:space="preserve">Sequence </w:t>
      </w:r>
      <w:r>
        <w:t>D</w:t>
      </w:r>
      <w:r w:rsidR="00EA26A0">
        <w:t>iagram can convey more detail and provide greater understanding than reading unfamiliar code that might ha</w:t>
      </w:r>
      <w:r w:rsidR="0085177E">
        <w:t>ve been written by someone else.</w:t>
      </w:r>
      <w:r w:rsidR="00EA26A0">
        <w:t xml:space="preserve"> </w:t>
      </w:r>
      <w:r w:rsidR="0085177E">
        <w:t>I</w:t>
      </w:r>
      <w:r w:rsidR="00EA26A0">
        <w:t xml:space="preserve">t also makes it easier to document existing code when the </w:t>
      </w:r>
      <w:r w:rsidR="005E3301">
        <w:t>model</w:t>
      </w:r>
      <w:r w:rsidR="00EA26A0">
        <w:t xml:space="preserve"> illustrates functions that are being called and the specific sequence of events that occur to produce a particular type of system behavio</w:t>
      </w:r>
      <w:r w:rsidR="00A04CCE">
        <w:t>u</w:t>
      </w:r>
      <w:r w:rsidR="002F7CCC">
        <w:t>r.</w:t>
      </w:r>
    </w:p>
    <w:p w:rsidR="002F7CCC" w:rsidRDefault="002F7CCC" w:rsidP="00EA26A0">
      <w:pPr>
        <w:pStyle w:val="Corpsdetexte"/>
      </w:pPr>
      <w:r>
        <w:rPr>
          <w:lang w:val="en-US"/>
        </w:rPr>
        <w:t xml:space="preserve">Note that </w:t>
      </w:r>
      <w:r>
        <w:t xml:space="preserve">the models originating from </w:t>
      </w:r>
      <w:proofErr w:type="spellStart"/>
      <w:r w:rsidR="00CA0E69" w:rsidRPr="002F0BFA">
        <w:t>Sparx</w:t>
      </w:r>
      <w:proofErr w:type="spellEnd"/>
      <w:r w:rsidR="00CA0E69" w:rsidRPr="002F0BFA">
        <w:t xml:space="preserve"> </w:t>
      </w:r>
      <w:r>
        <w:t xml:space="preserve">Enterprise Architect can also be exchanged with other </w:t>
      </w:r>
      <w:r w:rsidR="0088582F">
        <w:t>e</w:t>
      </w:r>
      <w:r>
        <w:t xml:space="preserve">nvironments including the Eclipse/EMF one (cf. Java Support as presented in section </w:t>
      </w:r>
      <w:r w:rsidR="00FB5EB5">
        <w:fldChar w:fldCharType="begin"/>
      </w:r>
      <w:r>
        <w:instrText xml:space="preserve"> REF _Ref366825859 \n \h </w:instrText>
      </w:r>
      <w:r w:rsidR="00FB5EB5">
        <w:fldChar w:fldCharType="separate"/>
      </w:r>
      <w:r w:rsidR="001C00C2">
        <w:t>3.1</w:t>
      </w:r>
      <w:r w:rsidR="00FB5EB5">
        <w:fldChar w:fldCharType="end"/>
      </w:r>
      <w:r>
        <w:t>).</w:t>
      </w:r>
    </w:p>
    <w:p w:rsidR="00EA26A0" w:rsidRDefault="00EA26A0" w:rsidP="00EA26A0">
      <w:pPr>
        <w:pStyle w:val="Titre4"/>
        <w:rPr>
          <w:rFonts w:ascii="Cambria" w:eastAsia="Times New Roman" w:hAnsi="Cambria" w:cs="Times New Roman"/>
          <w:shd w:val="clear" w:color="auto" w:fill="FFFF00"/>
        </w:rPr>
      </w:pPr>
      <w:bookmarkStart w:id="127" w:name="_Toc397350287"/>
      <w:r>
        <w:rPr>
          <w:rFonts w:ascii="Cambria" w:eastAsia="Times New Roman" w:hAnsi="Cambria" w:cs="Times New Roman"/>
        </w:rPr>
        <w:t>Technical specifications</w:t>
      </w:r>
      <w:bookmarkEnd w:id="127"/>
    </w:p>
    <w:p w:rsidR="00EA26A0" w:rsidRDefault="00EA26A0" w:rsidP="00EA26A0">
      <w:pPr>
        <w:pStyle w:val="Corpsdetexte"/>
      </w:pPr>
      <w:r>
        <w:t>To avoid too complex sequence diagrams, it is possible to restrict the scope of the recorder by:</w:t>
      </w:r>
    </w:p>
    <w:p w:rsidR="00EA26A0" w:rsidRPr="00FB5355" w:rsidRDefault="00EA26A0" w:rsidP="00EA26A0">
      <w:pPr>
        <w:pStyle w:val="Corpsdetexte"/>
        <w:numPr>
          <w:ilvl w:val="0"/>
          <w:numId w:val="32"/>
        </w:numPr>
      </w:pPr>
      <w:r>
        <w:t>Filter</w:t>
      </w:r>
      <w:r w:rsidRPr="00FB5355">
        <w:t xml:space="preserve"> </w:t>
      </w:r>
      <w:r>
        <w:t>–</w:t>
      </w:r>
      <w:r w:rsidRPr="00FB5355">
        <w:t xml:space="preserve"> </w:t>
      </w:r>
      <w:r>
        <w:t xml:space="preserve">specify templates in </w:t>
      </w:r>
      <w:r w:rsidRPr="00FB5355">
        <w:t xml:space="preserve">the </w:t>
      </w:r>
      <w:proofErr w:type="spellStart"/>
      <w:r w:rsidRPr="00FB5355">
        <w:t>Analyzer</w:t>
      </w:r>
      <w:proofErr w:type="spellEnd"/>
      <w:r w:rsidRPr="00FB5355">
        <w:t xml:space="preserve"> Script </w:t>
      </w:r>
      <w:r>
        <w:t xml:space="preserve">to exclude methods being recorded. For instance, </w:t>
      </w:r>
      <w:r w:rsidRPr="00400ADC">
        <w:rPr>
          <w:i/>
        </w:rPr>
        <w:t>::get*</w:t>
      </w:r>
      <w:r>
        <w:t xml:space="preserve"> will exclude all operations which start with “get”.</w:t>
      </w:r>
      <w:r w:rsidRPr="00FB5355">
        <w:t xml:space="preserve"> </w:t>
      </w:r>
    </w:p>
    <w:p w:rsidR="00EA26A0" w:rsidRDefault="00EA26A0" w:rsidP="00EA26A0">
      <w:pPr>
        <w:pStyle w:val="Corpsdetexte"/>
        <w:numPr>
          <w:ilvl w:val="0"/>
          <w:numId w:val="32"/>
        </w:numPr>
      </w:pPr>
      <w:r w:rsidRPr="00FB5355">
        <w:t>Control Stack Depth - when recording particularly high-level points in an application, the stack frame count can result in a lot of information being collected; to achieve a quicker and clearer picture, it is better to limit the stack depth</w:t>
      </w:r>
      <w:r>
        <w:t>.</w:t>
      </w:r>
    </w:p>
    <w:p w:rsidR="00DC4BA7" w:rsidRDefault="00DC4BA7" w:rsidP="00EA26A0">
      <w:pPr>
        <w:pStyle w:val="Titre4"/>
        <w:rPr>
          <w:rFonts w:ascii="Cambria" w:eastAsia="Times New Roman" w:hAnsi="Cambria" w:cs="Times New Roman"/>
        </w:rPr>
      </w:pPr>
      <w:bookmarkStart w:id="128" w:name="_Toc397350288"/>
      <w:r w:rsidRPr="00271A9E">
        <w:rPr>
          <w:rFonts w:ascii="Cambria" w:eastAsia="Times New Roman" w:hAnsi="Cambria" w:cs="Times New Roman"/>
        </w:rPr>
        <w:t>Download and installation instructions</w:t>
      </w:r>
      <w:bookmarkEnd w:id="128"/>
    </w:p>
    <w:p w:rsidR="00DC4BA7" w:rsidRPr="00DC4BA7" w:rsidRDefault="00BE3745" w:rsidP="00BE3745">
      <w:r>
        <w:rPr>
          <w:lang w:val="en-US"/>
        </w:rPr>
        <w:t xml:space="preserve">The download and installation instructions of this present component are similar to the ones of the </w:t>
      </w:r>
      <w:r>
        <w:t xml:space="preserve">previously introduced Generic UML Class Diagram Discoverer from C# source code (cf. section </w:t>
      </w:r>
      <w:r w:rsidR="00FB5EB5">
        <w:fldChar w:fldCharType="begin"/>
      </w:r>
      <w:r>
        <w:instrText xml:space="preserve"> REF _Ref366828350 \n \h </w:instrText>
      </w:r>
      <w:r w:rsidR="00FB5EB5">
        <w:fldChar w:fldCharType="separate"/>
      </w:r>
      <w:r w:rsidR="001C00C2">
        <w:t>3.3.1.4</w:t>
      </w:r>
      <w:r w:rsidR="00FB5EB5">
        <w:fldChar w:fldCharType="end"/>
      </w:r>
      <w:r>
        <w:t>).</w:t>
      </w:r>
    </w:p>
    <w:p w:rsidR="00EA26A0" w:rsidRDefault="00EA26A0" w:rsidP="00EA26A0">
      <w:pPr>
        <w:pStyle w:val="Titre4"/>
        <w:rPr>
          <w:rFonts w:ascii="Cambria" w:eastAsia="Times New Roman" w:hAnsi="Cambria" w:cs="Times New Roman"/>
          <w:shd w:val="clear" w:color="auto" w:fill="FFFF00"/>
        </w:rPr>
      </w:pPr>
      <w:bookmarkStart w:id="129" w:name="_Toc397350289"/>
      <w:r>
        <w:rPr>
          <w:rFonts w:ascii="Cambria" w:eastAsia="Times New Roman" w:hAnsi="Cambria" w:cs="Times New Roman"/>
        </w:rPr>
        <w:lastRenderedPageBreak/>
        <w:t>User Manual</w:t>
      </w:r>
      <w:bookmarkEnd w:id="129"/>
    </w:p>
    <w:p w:rsidR="00EA26A0" w:rsidRDefault="00EA26A0" w:rsidP="00EA26A0">
      <w:pPr>
        <w:pStyle w:val="Corpsdetexte"/>
      </w:pPr>
      <w:r>
        <w:t xml:space="preserve">Before using the </w:t>
      </w:r>
      <w:r w:rsidR="005E54FD">
        <w:t>MDDE</w:t>
      </w:r>
      <w:r w:rsidR="00B272DD">
        <w:t>, check</w:t>
      </w:r>
      <w:r>
        <w:t xml:space="preserve"> if you are using the correct edition</w:t>
      </w:r>
      <w:r w:rsidR="00BD0EC2">
        <w:t xml:space="preserve"> that includes it</w:t>
      </w:r>
      <w:r>
        <w:t xml:space="preserve">: </w:t>
      </w:r>
      <w:proofErr w:type="spellStart"/>
      <w:r w:rsidR="00CA0E69" w:rsidRPr="002F0BFA">
        <w:t>Sparx</w:t>
      </w:r>
      <w:proofErr w:type="spellEnd"/>
      <w:r w:rsidR="00CA0E69" w:rsidRPr="002F0BFA">
        <w:t xml:space="preserve"> </w:t>
      </w:r>
      <w:r>
        <w:t>Enterprise Architect Professional, Corporate or extended editions.</w:t>
      </w:r>
    </w:p>
    <w:p w:rsidR="00EA26A0" w:rsidRDefault="00EA26A0" w:rsidP="00EA26A0">
      <w:pPr>
        <w:pStyle w:val="Corpsdetexte"/>
      </w:pPr>
      <w:r>
        <w:t xml:space="preserve">Relevant source code files need to be linked to UML classes in the model (sufficient to be editable from the internal code editors) either by using </w:t>
      </w:r>
      <w:r w:rsidR="00B83FD9">
        <w:t xml:space="preserve">specific </w:t>
      </w:r>
      <w:r>
        <w:t>MDA Transfo</w:t>
      </w:r>
      <w:r w:rsidR="00CD2FA7">
        <w:t>rms to generate stub code files</w:t>
      </w:r>
      <w:r>
        <w:t xml:space="preserve"> or </w:t>
      </w:r>
      <w:r w:rsidR="00B83FD9">
        <w:t xml:space="preserve">by using the previously presented </w:t>
      </w:r>
      <w:r w:rsidR="00CD2FA7">
        <w:t xml:space="preserve">Generic UML Class Diagram Discoverer from C# </w:t>
      </w:r>
      <w:r w:rsidR="0029280A">
        <w:t xml:space="preserve">source code </w:t>
      </w:r>
      <w:r w:rsidR="00CD2FA7">
        <w:t xml:space="preserve">(cf. section </w:t>
      </w:r>
      <w:r w:rsidR="00FB5EB5">
        <w:fldChar w:fldCharType="begin"/>
      </w:r>
      <w:r w:rsidR="00CD2FA7">
        <w:instrText xml:space="preserve"> REF _Ref366827873 \n \h </w:instrText>
      </w:r>
      <w:r w:rsidR="00FB5EB5">
        <w:fldChar w:fldCharType="separate"/>
      </w:r>
      <w:r w:rsidR="001C00C2">
        <w:t>3.3.1</w:t>
      </w:r>
      <w:r w:rsidR="00FB5EB5">
        <w:fldChar w:fldCharType="end"/>
      </w:r>
      <w:r w:rsidR="00CD2FA7">
        <w:t>)</w:t>
      </w:r>
      <w:r>
        <w:t>.</w:t>
      </w:r>
    </w:p>
    <w:p w:rsidR="00EA26A0" w:rsidRDefault="00EA26A0" w:rsidP="00EA26A0">
      <w:pPr>
        <w:pStyle w:val="Corpsdetexte"/>
        <w:rPr>
          <w:shd w:val="clear" w:color="auto" w:fill="FFFFFF"/>
        </w:rPr>
      </w:pPr>
      <w:r>
        <w:t xml:space="preserve">Required external frameworks or compilers must be installed and operable. An </w:t>
      </w:r>
      <w:proofErr w:type="spellStart"/>
      <w:r>
        <w:t>Analyzer</w:t>
      </w:r>
      <w:proofErr w:type="spellEnd"/>
      <w:r>
        <w:t xml:space="preserve"> Script pointing to the external framework (at least to the compiler and debugger) needs to be configured to link to the external framework.</w:t>
      </w:r>
    </w:p>
    <w:p w:rsidR="00EA26A0" w:rsidRDefault="00EA26A0" w:rsidP="00EA26A0">
      <w:pPr>
        <w:pStyle w:val="Corpsdetexte"/>
        <w:rPr>
          <w:shd w:val="clear" w:color="auto" w:fill="FFFFFF"/>
        </w:rPr>
      </w:pPr>
      <w:r>
        <w:rPr>
          <w:shd w:val="clear" w:color="auto" w:fill="FFFFFF"/>
        </w:rPr>
        <w:t>The Visual Execution Profiler enables you to quickly report on the most frequently called functions in a running application Tasks in an application that are taking more time than expected which functions are taking the most time in an application.</w:t>
      </w:r>
    </w:p>
    <w:p w:rsidR="00EA26A0" w:rsidRDefault="00EA26A0" w:rsidP="00EA26A0">
      <w:pPr>
        <w:pStyle w:val="Corpsdetexte"/>
        <w:rPr>
          <w:shd w:val="clear" w:color="auto" w:fill="FFFFFF"/>
        </w:rPr>
      </w:pPr>
      <w:r>
        <w:rPr>
          <w:shd w:val="clear" w:color="auto" w:fill="FFFFFF"/>
        </w:rPr>
        <w:t xml:space="preserve">The Profiler only works with MS Native Windows applications, but can be used under WINE (Linux and Mac) to debug standard Windows applications deployed in a WINE environment. </w:t>
      </w:r>
    </w:p>
    <w:p w:rsidR="00EA26A0" w:rsidRDefault="00EA26A0" w:rsidP="00EA26A0">
      <w:pPr>
        <w:pStyle w:val="Corpsdetexte"/>
        <w:rPr>
          <w:shd w:val="clear" w:color="auto" w:fill="FFFFFF"/>
        </w:rPr>
      </w:pPr>
      <w:r>
        <w:rPr>
          <w:shd w:val="clear" w:color="auto" w:fill="FFFFFF"/>
        </w:rPr>
        <w:t>The Profiler can generate a report that shows how these functions are called in relation to the application.</w:t>
      </w:r>
    </w:p>
    <w:p w:rsidR="00EA26A0" w:rsidRDefault="00EA26A0" w:rsidP="00EA26A0">
      <w:pPr>
        <w:pStyle w:val="Corpsdetexte"/>
        <w:rPr>
          <w:shd w:val="clear" w:color="auto" w:fill="FFFFFF"/>
        </w:rPr>
      </w:pPr>
      <w:r>
        <w:rPr>
          <w:shd w:val="clear" w:color="auto" w:fill="FFFFFF"/>
        </w:rPr>
        <w:t xml:space="preserve">Select the desired class and press F12 to open the source code to debug, in the integrated source code editor. </w:t>
      </w:r>
    </w:p>
    <w:p w:rsidR="00EA26A0" w:rsidRDefault="00EA26A0" w:rsidP="00EA26A0">
      <w:pPr>
        <w:pStyle w:val="Corpsdetexte"/>
        <w:rPr>
          <w:shd w:val="clear" w:color="auto" w:fill="FFFFFF"/>
        </w:rPr>
      </w:pPr>
      <w:r>
        <w:rPr>
          <w:shd w:val="clear" w:color="auto" w:fill="FFFFFF"/>
        </w:rPr>
        <w:t xml:space="preserve">Find the appropriate code line and right click in the left (Breakpoint) margin to bring up the breakpoint/marker context menu; select the required marker type: If the marker is denoted as a recording start point, the debugger immediately begins to trace all executed calls from that point for the breaking thread. Recording is stopped again when either the thread that is being captured terminates or the thread encounters a recording end point. </w:t>
      </w:r>
    </w:p>
    <w:p w:rsidR="00EA26A0" w:rsidRDefault="00EA26A0" w:rsidP="00EA26A0">
      <w:pPr>
        <w:pStyle w:val="Corpsdetexte"/>
        <w:rPr>
          <w:shd w:val="clear" w:color="auto" w:fill="FFFFFF"/>
        </w:rPr>
      </w:pPr>
      <w:r>
        <w:rPr>
          <w:shd w:val="clear" w:color="auto" w:fill="FFFFFF"/>
        </w:rPr>
        <w:t xml:space="preserve">Select the appropriate package in the Project Browser, in which to store the Sequence diagram. </w:t>
      </w:r>
    </w:p>
    <w:p w:rsidR="00EA26A0" w:rsidRDefault="00EA26A0" w:rsidP="00EA26A0">
      <w:pPr>
        <w:pStyle w:val="Corpsdetexte"/>
        <w:rPr>
          <w:shd w:val="clear" w:color="auto" w:fill="FFFFFF"/>
        </w:rPr>
      </w:pPr>
      <w:r>
        <w:rPr>
          <w:shd w:val="clear" w:color="auto" w:fill="FFFFFF"/>
        </w:rPr>
        <w:t xml:space="preserve">To create the </w:t>
      </w:r>
      <w:r w:rsidR="006F616F">
        <w:rPr>
          <w:shd w:val="clear" w:color="auto" w:fill="FFFFFF"/>
        </w:rPr>
        <w:t>UML Sequence Diagram model</w:t>
      </w:r>
      <w:r>
        <w:rPr>
          <w:shd w:val="clear" w:color="auto" w:fill="FFFFFF"/>
        </w:rPr>
        <w:t xml:space="preserve"> from all recorded sequences, right-click on the body of the window and select the Generate Sequence Diagram context menu option </w:t>
      </w:r>
    </w:p>
    <w:p w:rsidR="00EA26A0" w:rsidRDefault="00EA26A0" w:rsidP="00EA26A0">
      <w:pPr>
        <w:pStyle w:val="Titre4"/>
        <w:rPr>
          <w:shd w:val="clear" w:color="auto" w:fill="FFFF00"/>
        </w:rPr>
      </w:pPr>
      <w:bookmarkStart w:id="130" w:name="_Toc397350290"/>
      <w:r>
        <w:rPr>
          <w:rFonts w:ascii="Cambria" w:eastAsia="Times New Roman" w:hAnsi="Cambria" w:cs="Times New Roman"/>
        </w:rPr>
        <w:t>Licensing information</w:t>
      </w:r>
      <w:bookmarkEnd w:id="130"/>
    </w:p>
    <w:p w:rsidR="006439C0" w:rsidRDefault="006439C0" w:rsidP="006439C0">
      <w:r w:rsidRPr="002F0BFA">
        <w:t>This component is provid</w:t>
      </w:r>
      <w:r>
        <w:t>ed as open source</w:t>
      </w:r>
      <w:r w:rsidRPr="002F0BFA">
        <w:t xml:space="preserve"> </w:t>
      </w:r>
      <w:r>
        <w:t xml:space="preserve">but requires </w:t>
      </w:r>
      <w:proofErr w:type="spellStart"/>
      <w:r>
        <w:t>Sparx</w:t>
      </w:r>
      <w:proofErr w:type="spellEnd"/>
      <w:r>
        <w:t xml:space="preserve"> Enterprise Architect (cf. general licensing information in Section</w:t>
      </w:r>
      <w:r w:rsidR="00B628C4">
        <w:t xml:space="preserve"> </w:t>
      </w:r>
      <w:r w:rsidR="00FB5EB5">
        <w:fldChar w:fldCharType="begin"/>
      </w:r>
      <w:r w:rsidR="00B628C4">
        <w:instrText xml:space="preserve"> REF _Ref366685678 \n \h </w:instrText>
      </w:r>
      <w:r w:rsidR="00FB5EB5">
        <w:fldChar w:fldCharType="separate"/>
      </w:r>
      <w:r w:rsidR="001C00C2">
        <w:t>2.6</w:t>
      </w:r>
      <w:r w:rsidR="00FB5EB5">
        <w:fldChar w:fldCharType="end"/>
      </w:r>
      <w:r>
        <w:t>).</w:t>
      </w:r>
    </w:p>
    <w:p w:rsidR="00EA26A0" w:rsidRPr="00EA26A0" w:rsidRDefault="00EA26A0" w:rsidP="00EA26A0">
      <w:pPr>
        <w:rPr>
          <w:lang w:val="en-US"/>
        </w:rPr>
      </w:pPr>
    </w:p>
    <w:p w:rsidR="006A24DE" w:rsidRDefault="002F0BFA" w:rsidP="00EA26A0">
      <w:pPr>
        <w:pStyle w:val="Titre3"/>
        <w:rPr>
          <w:lang w:val="en-GB"/>
        </w:rPr>
      </w:pPr>
      <w:bookmarkStart w:id="131" w:name="_Toc397350291"/>
      <w:r w:rsidRPr="002F0BFA">
        <w:rPr>
          <w:lang w:val="en-GB"/>
        </w:rPr>
        <w:t xml:space="preserve">Component “Generic UML </w:t>
      </w:r>
      <w:r>
        <w:rPr>
          <w:lang w:val="en-GB"/>
        </w:rPr>
        <w:t>Class Diagram</w:t>
      </w:r>
      <w:r w:rsidRPr="002F0BFA">
        <w:rPr>
          <w:lang w:val="en-GB"/>
        </w:rPr>
        <w:t xml:space="preserve"> Discoverer from </w:t>
      </w:r>
      <w:r>
        <w:rPr>
          <w:lang w:val="en-GB"/>
        </w:rPr>
        <w:t xml:space="preserve">Microsoft </w:t>
      </w:r>
      <w:r w:rsidRPr="002F0BFA">
        <w:rPr>
          <w:lang w:val="en-GB"/>
        </w:rPr>
        <w:t>library”</w:t>
      </w:r>
      <w:bookmarkEnd w:id="131"/>
    </w:p>
    <w:p w:rsidR="00AF3BF2" w:rsidRPr="00271A9E" w:rsidRDefault="00AF3BF2" w:rsidP="00AF3BF2">
      <w:pPr>
        <w:pStyle w:val="Titre4"/>
        <w:rPr>
          <w:rFonts w:ascii="Cambria" w:eastAsia="Times New Roman" w:hAnsi="Cambria" w:cs="Times New Roman"/>
        </w:rPr>
      </w:pPr>
      <w:bookmarkStart w:id="132" w:name="_Toc397350292"/>
      <w:r w:rsidRPr="00271A9E">
        <w:rPr>
          <w:rFonts w:ascii="Cambria" w:eastAsia="Times New Roman" w:hAnsi="Cambria" w:cs="Times New Roman"/>
        </w:rPr>
        <w:t>Overview</w:t>
      </w:r>
      <w:bookmarkEnd w:id="132"/>
    </w:p>
    <w:p w:rsidR="00AF3BF2" w:rsidRPr="00271A9E" w:rsidRDefault="00C3219E" w:rsidP="00AF3BF2">
      <w:pPr>
        <w:rPr>
          <w:lang w:val="en-US"/>
        </w:rPr>
      </w:pPr>
      <w:r w:rsidRPr="00271A9E">
        <w:rPr>
          <w:lang w:val="en-US"/>
        </w:rPr>
        <w:t>With th</w:t>
      </w:r>
      <w:r>
        <w:rPr>
          <w:lang w:val="en-US"/>
        </w:rPr>
        <w:t xml:space="preserve">is </w:t>
      </w:r>
      <w:r w:rsidRPr="00271A9E">
        <w:rPr>
          <w:lang w:val="en-US"/>
        </w:rPr>
        <w:t xml:space="preserve">component </w:t>
      </w:r>
      <w:r>
        <w:rPr>
          <w:lang w:val="en-US"/>
        </w:rPr>
        <w:t xml:space="preserve">built on top </w:t>
      </w:r>
      <w:r w:rsidRPr="00271A9E">
        <w:rPr>
          <w:lang w:val="en-US"/>
        </w:rPr>
        <w:t xml:space="preserve">of </w:t>
      </w:r>
      <w:proofErr w:type="spellStart"/>
      <w:r w:rsidR="00360E7B">
        <w:rPr>
          <w:lang w:val="en-US"/>
        </w:rPr>
        <w:t>Sparx</w:t>
      </w:r>
      <w:proofErr w:type="spellEnd"/>
      <w:r w:rsidR="00360E7B">
        <w:rPr>
          <w:lang w:val="en-US"/>
        </w:rPr>
        <w:t xml:space="preserve"> </w:t>
      </w:r>
      <w:r w:rsidRPr="00271A9E">
        <w:rPr>
          <w:lang w:val="en-US"/>
        </w:rPr>
        <w:t>Enterprise Architect</w:t>
      </w:r>
      <w:r>
        <w:rPr>
          <w:lang w:val="en-US"/>
        </w:rPr>
        <w:t xml:space="preserve"> and now part of its standard provided features,</w:t>
      </w:r>
      <w:r w:rsidR="00AF3BF2" w:rsidRPr="00271A9E">
        <w:rPr>
          <w:lang w:val="en-US"/>
        </w:rPr>
        <w:t xml:space="preserve"> it is possible to reverse engineer the structural part of </w:t>
      </w:r>
      <w:r w:rsidR="00A0296A">
        <w:rPr>
          <w:lang w:val="en-US"/>
        </w:rPr>
        <w:t>Microsoft libraries (</w:t>
      </w:r>
      <w:r w:rsidR="00F30E44">
        <w:rPr>
          <w:lang w:val="en-US"/>
        </w:rPr>
        <w:t xml:space="preserve">i.e., </w:t>
      </w:r>
      <w:r w:rsidR="00A0296A">
        <w:rPr>
          <w:lang w:val="en-US"/>
        </w:rPr>
        <w:t>DLL files)</w:t>
      </w:r>
      <w:r w:rsidR="00AF3BF2">
        <w:rPr>
          <w:lang w:val="en-US"/>
        </w:rPr>
        <w:t>,</w:t>
      </w:r>
      <w:r w:rsidR="00AF3BF2" w:rsidRPr="00271A9E">
        <w:rPr>
          <w:lang w:val="en-US"/>
        </w:rPr>
        <w:t xml:space="preserve"> </w:t>
      </w:r>
      <w:r w:rsidR="00AF3BF2">
        <w:rPr>
          <w:lang w:val="en-US"/>
        </w:rPr>
        <w:t>including notably C#</w:t>
      </w:r>
      <w:r w:rsidR="00AF3BF2" w:rsidRPr="00271A9E">
        <w:rPr>
          <w:lang w:val="en-US"/>
        </w:rPr>
        <w:t xml:space="preserve"> </w:t>
      </w:r>
      <w:r w:rsidR="00A0296A">
        <w:rPr>
          <w:lang w:val="en-US"/>
        </w:rPr>
        <w:t xml:space="preserve">ones </w:t>
      </w:r>
      <w:r w:rsidR="00AF3BF2">
        <w:rPr>
          <w:lang w:val="en-US"/>
        </w:rPr>
        <w:t xml:space="preserve">as relevant in the context of ARTIST, </w:t>
      </w:r>
      <w:r w:rsidR="00AF3BF2" w:rsidRPr="00271A9E">
        <w:rPr>
          <w:lang w:val="en-US"/>
        </w:rPr>
        <w:t xml:space="preserve">and </w:t>
      </w:r>
      <w:r w:rsidR="00AF3BF2">
        <w:rPr>
          <w:lang w:val="en-US"/>
        </w:rPr>
        <w:t xml:space="preserve">to </w:t>
      </w:r>
      <w:r w:rsidR="00AF3BF2" w:rsidRPr="00271A9E">
        <w:rPr>
          <w:lang w:val="en-US"/>
        </w:rPr>
        <w:t>cr</w:t>
      </w:r>
      <w:r w:rsidR="00AF3BF2">
        <w:rPr>
          <w:lang w:val="en-US"/>
        </w:rPr>
        <w:t>eate UML class diagrams for it.</w:t>
      </w:r>
    </w:p>
    <w:p w:rsidR="00AF3BF2" w:rsidRPr="00271A9E" w:rsidRDefault="0035605E" w:rsidP="00AF3BF2">
      <w:pPr>
        <w:rPr>
          <w:lang w:val="en-US"/>
        </w:rPr>
      </w:pPr>
      <w:r>
        <w:rPr>
          <w:lang w:val="en-US"/>
        </w:rPr>
        <w:t xml:space="preserve">Similarly to the </w:t>
      </w:r>
      <w:r>
        <w:t xml:space="preserve">Generic UML Class Diagram Discoverer from C# source code (cf. section </w:t>
      </w:r>
      <w:r w:rsidR="00FB5EB5">
        <w:fldChar w:fldCharType="begin"/>
      </w:r>
      <w:r>
        <w:instrText xml:space="preserve"> REF _Ref366827873 \n \h </w:instrText>
      </w:r>
      <w:r w:rsidR="00FB5EB5">
        <w:fldChar w:fldCharType="separate"/>
      </w:r>
      <w:r w:rsidR="001C00C2">
        <w:t>3.3.1</w:t>
      </w:r>
      <w:r w:rsidR="00FB5EB5">
        <w:fldChar w:fldCharType="end"/>
      </w:r>
      <w:r>
        <w:t>)</w:t>
      </w:r>
      <w:r>
        <w:rPr>
          <w:lang w:val="en-US"/>
        </w:rPr>
        <w:t xml:space="preserve">, </w:t>
      </w:r>
      <w:r w:rsidR="008328F4">
        <w:rPr>
          <w:lang w:val="en-US"/>
        </w:rPr>
        <w:t>t</w:t>
      </w:r>
      <w:r w:rsidR="00AF3BF2">
        <w:rPr>
          <w:lang w:val="en-US"/>
        </w:rPr>
        <w:t xml:space="preserve">his </w:t>
      </w:r>
      <w:r w:rsidR="0032085D">
        <w:rPr>
          <w:lang w:val="en-US"/>
        </w:rPr>
        <w:t>library/DLL</w:t>
      </w:r>
      <w:r w:rsidR="000D5F3F">
        <w:rPr>
          <w:lang w:val="en-US"/>
        </w:rPr>
        <w:t xml:space="preserve"> support</w:t>
      </w:r>
      <w:r w:rsidR="00AF3BF2" w:rsidRPr="00271A9E">
        <w:rPr>
          <w:lang w:val="en-US"/>
        </w:rPr>
        <w:t xml:space="preserve"> comes with its own specific semantic constructs</w:t>
      </w:r>
      <w:r w:rsidR="00AF3BF2">
        <w:rPr>
          <w:lang w:val="en-US"/>
        </w:rPr>
        <w:t xml:space="preserve"> and not all of them </w:t>
      </w:r>
      <w:r w:rsidR="00AF3BF2">
        <w:rPr>
          <w:lang w:val="en-US"/>
        </w:rPr>
        <w:lastRenderedPageBreak/>
        <w:t>can be mapped directly to UML Class Diagram</w:t>
      </w:r>
      <w:r w:rsidR="00AF3BF2" w:rsidRPr="00271A9E">
        <w:rPr>
          <w:lang w:val="en-US"/>
        </w:rPr>
        <w:t xml:space="preserve">. </w:t>
      </w:r>
      <w:r w:rsidR="0027628F">
        <w:rPr>
          <w:lang w:val="en-US"/>
        </w:rPr>
        <w:t xml:space="preserve">Thus, it is also possible to adapt </w:t>
      </w:r>
      <w:r w:rsidR="00E46D26">
        <w:rPr>
          <w:lang w:val="en-US"/>
        </w:rPr>
        <w:t>(</w:t>
      </w:r>
      <w:r w:rsidR="0027628F">
        <w:rPr>
          <w:lang w:val="en-US"/>
        </w:rPr>
        <w:t>if needed</w:t>
      </w:r>
      <w:r w:rsidR="00E46D26">
        <w:rPr>
          <w:lang w:val="en-US"/>
        </w:rPr>
        <w:t>)</w:t>
      </w:r>
      <w:r w:rsidR="0027628F">
        <w:rPr>
          <w:lang w:val="en-US"/>
        </w:rPr>
        <w:t xml:space="preserve"> the mapping actually</w:t>
      </w:r>
      <w:r w:rsidR="00AF3BF2" w:rsidRPr="00271A9E">
        <w:rPr>
          <w:lang w:val="en-US"/>
        </w:rPr>
        <w:t xml:space="preserve"> used to create the UML class diagram</w:t>
      </w:r>
      <w:r w:rsidR="00053CEF">
        <w:rPr>
          <w:lang w:val="en-US"/>
        </w:rPr>
        <w:t xml:space="preserve"> (cf. section </w:t>
      </w:r>
      <w:r w:rsidR="00FB5EB5">
        <w:rPr>
          <w:lang w:val="en-US"/>
        </w:rPr>
        <w:fldChar w:fldCharType="begin"/>
      </w:r>
      <w:r w:rsidR="00053CEF">
        <w:rPr>
          <w:lang w:val="en-US"/>
        </w:rPr>
        <w:instrText xml:space="preserve"> REF _Ref367695978 \n \h </w:instrText>
      </w:r>
      <w:r w:rsidR="00FB5EB5">
        <w:rPr>
          <w:lang w:val="en-US"/>
        </w:rPr>
      </w:r>
      <w:r w:rsidR="00FB5EB5">
        <w:rPr>
          <w:lang w:val="en-US"/>
        </w:rPr>
        <w:fldChar w:fldCharType="separate"/>
      </w:r>
      <w:r w:rsidR="001C00C2">
        <w:rPr>
          <w:lang w:val="en-US"/>
        </w:rPr>
        <w:t>3.3.1.1</w:t>
      </w:r>
      <w:r w:rsidR="00FB5EB5">
        <w:rPr>
          <w:lang w:val="en-US"/>
        </w:rPr>
        <w:fldChar w:fldCharType="end"/>
      </w:r>
      <w:r w:rsidR="00053CEF">
        <w:rPr>
          <w:lang w:val="en-US"/>
        </w:rPr>
        <w:t>)</w:t>
      </w:r>
      <w:r w:rsidR="00AF3BF2" w:rsidRPr="00271A9E">
        <w:rPr>
          <w:lang w:val="en-US"/>
        </w:rPr>
        <w:t>.</w:t>
      </w:r>
    </w:p>
    <w:p w:rsidR="00AF3BF2" w:rsidRPr="00271A9E" w:rsidRDefault="00AF3BF2" w:rsidP="00AF3BF2">
      <w:pPr>
        <w:pStyle w:val="Titre4"/>
        <w:rPr>
          <w:rFonts w:ascii="Cambria" w:eastAsia="Times New Roman" w:hAnsi="Cambria" w:cs="Times New Roman"/>
        </w:rPr>
      </w:pPr>
      <w:bookmarkStart w:id="133" w:name="_Toc397350293"/>
      <w:r w:rsidRPr="00271A9E">
        <w:rPr>
          <w:rFonts w:ascii="Cambria" w:eastAsia="Times New Roman" w:hAnsi="Cambria" w:cs="Times New Roman"/>
        </w:rPr>
        <w:t>Functional description</w:t>
      </w:r>
      <w:bookmarkEnd w:id="133"/>
    </w:p>
    <w:p w:rsidR="00AF3BF2" w:rsidRDefault="00F74FD9" w:rsidP="00AF3BF2">
      <w:r>
        <w:t>In general it is possible to create a model from an import of a binary module from the .Net or Java framework. In this case, the binary is parsed based on two different methods: either using reflection as provided by the .NET framework or by performing a disassembly</w:t>
      </w:r>
      <w:r w:rsidR="0053190F">
        <w:t xml:space="preserve"> of the considered library/DLL</w:t>
      </w:r>
      <w:r w:rsidR="006C3286">
        <w:t xml:space="preserve"> (as shown on next </w:t>
      </w:r>
      <w:r w:rsidR="00FB5EB5">
        <w:fldChar w:fldCharType="begin"/>
      </w:r>
      <w:r w:rsidR="00636142">
        <w:instrText xml:space="preserve"> REF _Ref366829030 \h </w:instrText>
      </w:r>
      <w:r w:rsidR="00FB5EB5">
        <w:fldChar w:fldCharType="separate"/>
      </w:r>
      <w:r w:rsidR="001C00C2" w:rsidRPr="0063115C">
        <w:t xml:space="preserve">Figure </w:t>
      </w:r>
      <w:r w:rsidR="001C00C2">
        <w:rPr>
          <w:noProof/>
        </w:rPr>
        <w:t>16</w:t>
      </w:r>
      <w:r w:rsidR="00FB5EB5">
        <w:fldChar w:fldCharType="end"/>
      </w:r>
      <w:r w:rsidR="006C3286">
        <w:t>)</w:t>
      </w:r>
      <w:r>
        <w:t>.</w:t>
      </w:r>
    </w:p>
    <w:p w:rsidR="006C3286" w:rsidRDefault="006C3286" w:rsidP="006C3286">
      <w:pPr>
        <w:jc w:val="center"/>
        <w:rPr>
          <w:lang w:val="en-US"/>
        </w:rPr>
      </w:pPr>
      <w:r>
        <w:rPr>
          <w:noProof/>
          <w:lang w:val="fr-FR" w:eastAsia="fr-FR"/>
        </w:rPr>
        <w:drawing>
          <wp:inline distT="0" distB="0" distL="0" distR="0" wp14:anchorId="345628E0" wp14:editId="686AD5FD">
            <wp:extent cx="2647811" cy="2120483"/>
            <wp:effectExtent l="95250" t="76200" r="114439" b="70267"/>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653678" cy="2125181"/>
                    </a:xfrm>
                    <a:prstGeom prst="rect">
                      <a:avLst/>
                    </a:prstGeom>
                    <a:noFill/>
                    <a:ln w="6350">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6C3286" w:rsidRPr="0063115C" w:rsidRDefault="006C3286" w:rsidP="006C3286">
      <w:pPr>
        <w:pStyle w:val="Lgende"/>
        <w:jc w:val="center"/>
        <w:rPr>
          <w:color w:val="auto"/>
          <w:lang w:val="en-US"/>
        </w:rPr>
      </w:pPr>
      <w:bookmarkStart w:id="134" w:name="_Ref366829030"/>
      <w:bookmarkStart w:id="135" w:name="_Toc397350337"/>
      <w:r w:rsidRPr="0063115C">
        <w:rPr>
          <w:color w:val="auto"/>
        </w:rPr>
        <w:t xml:space="preserve">Figure </w:t>
      </w:r>
      <w:r w:rsidR="00FB5EB5" w:rsidRPr="0063115C">
        <w:rPr>
          <w:color w:val="auto"/>
        </w:rPr>
        <w:fldChar w:fldCharType="begin"/>
      </w:r>
      <w:r w:rsidRPr="0063115C">
        <w:rPr>
          <w:color w:val="auto"/>
        </w:rPr>
        <w:instrText xml:space="preserve"> SEQ Figure \* ARABIC </w:instrText>
      </w:r>
      <w:r w:rsidR="00FB5EB5" w:rsidRPr="0063115C">
        <w:rPr>
          <w:color w:val="auto"/>
        </w:rPr>
        <w:fldChar w:fldCharType="separate"/>
      </w:r>
      <w:r w:rsidR="001C00C2">
        <w:rPr>
          <w:noProof/>
          <w:color w:val="auto"/>
        </w:rPr>
        <w:t>16</w:t>
      </w:r>
      <w:r w:rsidR="00FB5EB5" w:rsidRPr="0063115C">
        <w:rPr>
          <w:color w:val="auto"/>
        </w:rPr>
        <w:fldChar w:fldCharType="end"/>
      </w:r>
      <w:bookmarkEnd w:id="134"/>
      <w:r w:rsidR="003C219E">
        <w:rPr>
          <w:color w:val="auto"/>
        </w:rPr>
        <w:t>6</w:t>
      </w:r>
      <w:r w:rsidRPr="0063115C">
        <w:rPr>
          <w:color w:val="auto"/>
        </w:rPr>
        <w:t xml:space="preserve"> Options for discovering a UML Class Diagram model from a Microsoft library</w:t>
      </w:r>
      <w:bookmarkEnd w:id="135"/>
    </w:p>
    <w:p w:rsidR="00AF3BF2" w:rsidRPr="00271A9E" w:rsidRDefault="00AF3BF2" w:rsidP="00AF3BF2">
      <w:pPr>
        <w:rPr>
          <w:lang w:val="en-US"/>
        </w:rPr>
      </w:pPr>
      <w:r w:rsidRPr="00271A9E">
        <w:rPr>
          <w:lang w:val="en-US"/>
        </w:rPr>
        <w:t xml:space="preserve">In case the same </w:t>
      </w:r>
      <w:r w:rsidR="000A63D6">
        <w:rPr>
          <w:lang w:val="en-US"/>
        </w:rPr>
        <w:t>binary</w:t>
      </w:r>
      <w:r w:rsidRPr="00271A9E">
        <w:rPr>
          <w:lang w:val="en-US"/>
        </w:rPr>
        <w:t xml:space="preserve"> has been already imported, the existing UML </w:t>
      </w:r>
      <w:r>
        <w:rPr>
          <w:lang w:val="en-US"/>
        </w:rPr>
        <w:t>C</w:t>
      </w:r>
      <w:r w:rsidRPr="00271A9E">
        <w:rPr>
          <w:lang w:val="en-US"/>
        </w:rPr>
        <w:t xml:space="preserve">lass </w:t>
      </w:r>
      <w:r>
        <w:rPr>
          <w:lang w:val="en-US"/>
        </w:rPr>
        <w:t>D</w:t>
      </w:r>
      <w:r w:rsidRPr="00271A9E">
        <w:rPr>
          <w:lang w:val="en-US"/>
        </w:rPr>
        <w:t xml:space="preserve">iagram is </w:t>
      </w:r>
      <w:r>
        <w:rPr>
          <w:lang w:val="en-US"/>
        </w:rPr>
        <w:t xml:space="preserve">either </w:t>
      </w:r>
      <w:r w:rsidRPr="00271A9E">
        <w:rPr>
          <w:lang w:val="en-US"/>
        </w:rPr>
        <w:t xml:space="preserve">synchronized or overwritten </w:t>
      </w:r>
      <w:r>
        <w:rPr>
          <w:lang w:val="en-US"/>
        </w:rPr>
        <w:t xml:space="preserve">depending on the case </w:t>
      </w:r>
      <w:r w:rsidRPr="00271A9E">
        <w:rPr>
          <w:lang w:val="en-US"/>
        </w:rPr>
        <w:t>(</w:t>
      </w:r>
      <w:r>
        <w:rPr>
          <w:lang w:val="en-US"/>
        </w:rPr>
        <w:t xml:space="preserve">this is a </w:t>
      </w:r>
      <w:r w:rsidRPr="00271A9E">
        <w:rPr>
          <w:lang w:val="en-US"/>
        </w:rPr>
        <w:t>configurable</w:t>
      </w:r>
      <w:r>
        <w:rPr>
          <w:lang w:val="en-US"/>
        </w:rPr>
        <w:t xml:space="preserve"> option</w:t>
      </w:r>
      <w:r w:rsidRPr="00271A9E">
        <w:rPr>
          <w:lang w:val="en-US"/>
        </w:rPr>
        <w:t>).</w:t>
      </w:r>
      <w:r>
        <w:rPr>
          <w:lang w:val="en-US"/>
        </w:rPr>
        <w:t xml:space="preserve"> Note that </w:t>
      </w:r>
      <w:r>
        <w:t xml:space="preserve">the models originating from </w:t>
      </w:r>
      <w:proofErr w:type="spellStart"/>
      <w:r w:rsidR="00360E7B">
        <w:rPr>
          <w:lang w:val="en-US"/>
        </w:rPr>
        <w:t>Sparx</w:t>
      </w:r>
      <w:proofErr w:type="spellEnd"/>
      <w:r w:rsidR="00360E7B">
        <w:rPr>
          <w:lang w:val="en-US"/>
        </w:rPr>
        <w:t xml:space="preserve"> </w:t>
      </w:r>
      <w:r>
        <w:t xml:space="preserve">Enterprise Architect can also be exchanged with other environments including the Eclipse/EMF one (cf. Java Support as presented in section </w:t>
      </w:r>
      <w:r w:rsidR="00FB5EB5">
        <w:fldChar w:fldCharType="begin"/>
      </w:r>
      <w:r>
        <w:instrText xml:space="preserve"> REF _Ref366825859 \n \h </w:instrText>
      </w:r>
      <w:r w:rsidR="00FB5EB5">
        <w:fldChar w:fldCharType="separate"/>
      </w:r>
      <w:r w:rsidR="001C00C2">
        <w:t>3.1</w:t>
      </w:r>
      <w:r w:rsidR="00FB5EB5">
        <w:fldChar w:fldCharType="end"/>
      </w:r>
      <w:r>
        <w:t>).</w:t>
      </w:r>
    </w:p>
    <w:p w:rsidR="00AF3BF2" w:rsidRPr="00271A9E" w:rsidRDefault="00AF3BF2" w:rsidP="00AF3BF2">
      <w:pPr>
        <w:pStyle w:val="Titre4"/>
        <w:rPr>
          <w:rFonts w:ascii="Cambria" w:eastAsia="Times New Roman" w:hAnsi="Cambria" w:cs="Times New Roman"/>
        </w:rPr>
      </w:pPr>
      <w:bookmarkStart w:id="136" w:name="_Toc397350294"/>
      <w:r w:rsidRPr="00271A9E">
        <w:rPr>
          <w:rFonts w:ascii="Cambria" w:eastAsia="Times New Roman" w:hAnsi="Cambria" w:cs="Times New Roman"/>
        </w:rPr>
        <w:t>Technical specifications</w:t>
      </w:r>
      <w:bookmarkEnd w:id="136"/>
    </w:p>
    <w:p w:rsidR="00AF3BF2" w:rsidRPr="00271A9E" w:rsidRDefault="0029280A" w:rsidP="00AF3BF2">
      <w:pPr>
        <w:rPr>
          <w:lang w:val="en-US"/>
        </w:rPr>
      </w:pPr>
      <w:r>
        <w:rPr>
          <w:lang w:val="en-US"/>
        </w:rPr>
        <w:t xml:space="preserve">The technical specifications and requirements of this </w:t>
      </w:r>
      <w:r w:rsidR="00A51F4F">
        <w:rPr>
          <w:lang w:val="en-US"/>
        </w:rPr>
        <w:t xml:space="preserve">present </w:t>
      </w:r>
      <w:r>
        <w:rPr>
          <w:lang w:val="en-US"/>
        </w:rPr>
        <w:t xml:space="preserve">component are similar to the ones of the </w:t>
      </w:r>
      <w:r>
        <w:t xml:space="preserve">previously </w:t>
      </w:r>
      <w:r w:rsidR="00F6543E">
        <w:t>introduced</w:t>
      </w:r>
      <w:r>
        <w:t xml:space="preserve"> Generic UML Class Diagram Discoverer from C# source code (cf. section</w:t>
      </w:r>
      <w:r w:rsidR="00E0380C">
        <w:t xml:space="preserve"> </w:t>
      </w:r>
      <w:r w:rsidR="00FB5EB5">
        <w:fldChar w:fldCharType="begin"/>
      </w:r>
      <w:r w:rsidR="00E0380C">
        <w:instrText xml:space="preserve"> REF _Ref366828311 \n \h </w:instrText>
      </w:r>
      <w:r w:rsidR="00FB5EB5">
        <w:fldChar w:fldCharType="separate"/>
      </w:r>
      <w:r w:rsidR="001C00C2">
        <w:t>3.3.1.3</w:t>
      </w:r>
      <w:r w:rsidR="00FB5EB5">
        <w:fldChar w:fldCharType="end"/>
      </w:r>
      <w:r>
        <w:t>).</w:t>
      </w:r>
    </w:p>
    <w:p w:rsidR="00AF3BF2" w:rsidRPr="00271A9E" w:rsidRDefault="00AF3BF2" w:rsidP="00AF3BF2">
      <w:pPr>
        <w:pStyle w:val="Titre4"/>
        <w:rPr>
          <w:rFonts w:ascii="Cambria" w:eastAsia="Times New Roman" w:hAnsi="Cambria" w:cs="Times New Roman"/>
        </w:rPr>
      </w:pPr>
      <w:bookmarkStart w:id="137" w:name="_Toc397350295"/>
      <w:r w:rsidRPr="00271A9E">
        <w:rPr>
          <w:rFonts w:ascii="Cambria" w:eastAsia="Times New Roman" w:hAnsi="Cambria" w:cs="Times New Roman"/>
        </w:rPr>
        <w:t>Download and installation instructions</w:t>
      </w:r>
      <w:bookmarkEnd w:id="137"/>
    </w:p>
    <w:p w:rsidR="005B653B" w:rsidRPr="00A332E8" w:rsidRDefault="00E0380C" w:rsidP="005B653B">
      <w:r>
        <w:rPr>
          <w:lang w:val="en-US"/>
        </w:rPr>
        <w:t xml:space="preserve">The download and installation instructions of this present component are similar to the ones of the </w:t>
      </w:r>
      <w:r>
        <w:t xml:space="preserve">previously introduced Generic UML Class Diagram Discoverer from C# source code (cf. section </w:t>
      </w:r>
      <w:r w:rsidR="00FB5EB5">
        <w:fldChar w:fldCharType="begin"/>
      </w:r>
      <w:r>
        <w:instrText xml:space="preserve"> REF _Ref366828350 \n \h </w:instrText>
      </w:r>
      <w:r w:rsidR="00FB5EB5">
        <w:fldChar w:fldCharType="separate"/>
      </w:r>
      <w:r w:rsidR="001C00C2">
        <w:t>3.3.1.4</w:t>
      </w:r>
      <w:r w:rsidR="00FB5EB5">
        <w:fldChar w:fldCharType="end"/>
      </w:r>
      <w:r>
        <w:t>).</w:t>
      </w:r>
    </w:p>
    <w:p w:rsidR="00AF3BF2" w:rsidRPr="00271A9E" w:rsidRDefault="00AF3BF2" w:rsidP="00AF3BF2">
      <w:pPr>
        <w:pStyle w:val="Titre4"/>
        <w:rPr>
          <w:rFonts w:ascii="Cambria" w:eastAsia="Times New Roman" w:hAnsi="Cambria" w:cs="Times New Roman"/>
        </w:rPr>
      </w:pPr>
      <w:bookmarkStart w:id="138" w:name="_Toc397350296"/>
      <w:r w:rsidRPr="00271A9E">
        <w:rPr>
          <w:rFonts w:ascii="Cambria" w:eastAsia="Times New Roman" w:hAnsi="Cambria" w:cs="Times New Roman"/>
        </w:rPr>
        <w:t>User Manual</w:t>
      </w:r>
      <w:bookmarkEnd w:id="138"/>
    </w:p>
    <w:p w:rsidR="00AF3BF2" w:rsidRPr="00271A9E" w:rsidRDefault="00AF3BF2" w:rsidP="00785161">
      <w:pPr>
        <w:rPr>
          <w:lang w:val="en-US"/>
        </w:rPr>
      </w:pPr>
      <w:r w:rsidRPr="00271A9E">
        <w:rPr>
          <w:lang w:val="en-US"/>
        </w:rPr>
        <w:t xml:space="preserve">Within </w:t>
      </w:r>
      <w:proofErr w:type="spellStart"/>
      <w:r w:rsidR="00360E7B">
        <w:rPr>
          <w:lang w:val="en-US"/>
        </w:rPr>
        <w:t>Sparx</w:t>
      </w:r>
      <w:proofErr w:type="spellEnd"/>
      <w:r w:rsidR="00360E7B">
        <w:rPr>
          <w:lang w:val="en-US"/>
        </w:rPr>
        <w:t xml:space="preserve"> </w:t>
      </w:r>
      <w:r w:rsidRPr="00271A9E">
        <w:rPr>
          <w:lang w:val="en-US"/>
        </w:rPr>
        <w:t>Enterprise Architect project browser a package should be selected. In the context menu of the package select “Code Engineering | Import Binary Module …”, select the corresponding file and specify the necessary settings such as Reflection, Disassembly or Let EA decide. Make sure to specify in case of .NET the path to the correct PEVerify.exe, to make a proper reverse engineering possible.</w:t>
      </w:r>
    </w:p>
    <w:p w:rsidR="00AF3BF2" w:rsidRPr="00271A9E" w:rsidRDefault="00785161" w:rsidP="00785161">
      <w:pPr>
        <w:spacing w:after="0"/>
        <w:rPr>
          <w:lang w:val="en-US"/>
        </w:rPr>
      </w:pPr>
      <w:r>
        <w:rPr>
          <w:lang w:val="en-US"/>
        </w:rPr>
        <w:t>This component</w:t>
      </w:r>
      <w:r w:rsidR="00AF3BF2" w:rsidRPr="00271A9E">
        <w:rPr>
          <w:lang w:val="en-US"/>
        </w:rPr>
        <w:t xml:space="preserve"> provides facilities to model, develop, debug, profile and manage an application within the modeling environment. Outputs generated by the Visual Execution Analyzer </w:t>
      </w:r>
      <w:r w:rsidR="00AF3BF2">
        <w:rPr>
          <w:lang w:val="en-US"/>
        </w:rPr>
        <w:t xml:space="preserve">supports </w:t>
      </w:r>
      <w:r w:rsidR="00AF3BF2" w:rsidRPr="00271A9E">
        <w:rPr>
          <w:lang w:val="en-US"/>
        </w:rPr>
        <w:t xml:space="preserve">the development process by: </w:t>
      </w:r>
    </w:p>
    <w:p w:rsidR="00AF3BF2" w:rsidRPr="00271A9E" w:rsidRDefault="00AF3BF2" w:rsidP="00785161">
      <w:pPr>
        <w:numPr>
          <w:ilvl w:val="0"/>
          <w:numId w:val="30"/>
        </w:numPr>
        <w:spacing w:after="0"/>
        <w:rPr>
          <w:lang w:val="en-US"/>
        </w:rPr>
      </w:pPr>
      <w:r w:rsidRPr="00271A9E">
        <w:rPr>
          <w:lang w:val="en-US"/>
        </w:rPr>
        <w:t>Giving you a better understanding of how your system works</w:t>
      </w:r>
      <w:r>
        <w:rPr>
          <w:lang w:val="en-US"/>
        </w:rPr>
        <w:t>.</w:t>
      </w:r>
      <w:r w:rsidRPr="00271A9E">
        <w:rPr>
          <w:lang w:val="en-US"/>
        </w:rPr>
        <w:t xml:space="preserve"> </w:t>
      </w:r>
    </w:p>
    <w:p w:rsidR="00AF3BF2" w:rsidRDefault="00AF3BF2" w:rsidP="00785161">
      <w:pPr>
        <w:numPr>
          <w:ilvl w:val="0"/>
          <w:numId w:val="30"/>
        </w:numPr>
        <w:spacing w:after="0"/>
        <w:rPr>
          <w:lang w:val="en-US"/>
        </w:rPr>
      </w:pPr>
      <w:r w:rsidRPr="00271A9E">
        <w:rPr>
          <w:lang w:val="en-US"/>
        </w:rPr>
        <w:lastRenderedPageBreak/>
        <w:t>Enabling to document system features automatically</w:t>
      </w:r>
      <w:r>
        <w:rPr>
          <w:lang w:val="en-US"/>
        </w:rPr>
        <w:t>.</w:t>
      </w:r>
    </w:p>
    <w:p w:rsidR="00AF3BF2" w:rsidRPr="00AF3BF2" w:rsidRDefault="00AF3BF2" w:rsidP="00785161">
      <w:pPr>
        <w:numPr>
          <w:ilvl w:val="0"/>
          <w:numId w:val="30"/>
        </w:numPr>
        <w:spacing w:after="0"/>
        <w:rPr>
          <w:lang w:val="en-US"/>
        </w:rPr>
      </w:pPr>
      <w:r w:rsidRPr="009E2032">
        <w:rPr>
          <w:lang w:val="en-US"/>
        </w:rPr>
        <w:t>Providing information on the sequence of events that lead to erroneous events or unexpected system behavior.</w:t>
      </w:r>
    </w:p>
    <w:p w:rsidR="00AF3BF2" w:rsidRDefault="00AF3BF2" w:rsidP="00AF3BF2">
      <w:pPr>
        <w:pStyle w:val="Titre4"/>
      </w:pPr>
      <w:bookmarkStart w:id="139" w:name="_Toc397350297"/>
      <w:r w:rsidRPr="00271A9E">
        <w:rPr>
          <w:rFonts w:ascii="Cambria" w:eastAsia="Times New Roman" w:hAnsi="Cambria" w:cs="Times New Roman"/>
        </w:rPr>
        <w:t>Licensing information</w:t>
      </w:r>
      <w:bookmarkEnd w:id="139"/>
    </w:p>
    <w:p w:rsidR="00A51598" w:rsidRDefault="00AF3BF2" w:rsidP="00AF3BF2">
      <w:r w:rsidRPr="002F0BFA">
        <w:t>This component is provid</w:t>
      </w:r>
      <w:r>
        <w:t>ed as open source</w:t>
      </w:r>
      <w:r w:rsidRPr="002F0BFA">
        <w:t xml:space="preserve"> </w:t>
      </w:r>
      <w:r>
        <w:t xml:space="preserve">but requires </w:t>
      </w:r>
      <w:proofErr w:type="spellStart"/>
      <w:r>
        <w:t>Sparx</w:t>
      </w:r>
      <w:proofErr w:type="spellEnd"/>
      <w:r>
        <w:t xml:space="preserve"> Enterprise Architect (cf. general licensing information in Section</w:t>
      </w:r>
      <w:r w:rsidR="00B628C4">
        <w:t xml:space="preserve"> </w:t>
      </w:r>
      <w:r w:rsidR="00FB5EB5">
        <w:fldChar w:fldCharType="begin"/>
      </w:r>
      <w:r w:rsidR="00B628C4">
        <w:instrText xml:space="preserve"> REF _Ref366685678 \n \h </w:instrText>
      </w:r>
      <w:r w:rsidR="00FB5EB5">
        <w:fldChar w:fldCharType="separate"/>
      </w:r>
      <w:r w:rsidR="001C00C2">
        <w:t>2.6</w:t>
      </w:r>
      <w:r w:rsidR="00FB5EB5">
        <w:fldChar w:fldCharType="end"/>
      </w:r>
      <w:r>
        <w:t>).</w:t>
      </w:r>
    </w:p>
    <w:p w:rsidR="00DB00FC" w:rsidRPr="00A51598" w:rsidRDefault="00DB00FC" w:rsidP="00A51598"/>
    <w:p w:rsidR="00A45FDB" w:rsidRDefault="00A45FDB" w:rsidP="006A24DE">
      <w:pPr>
        <w:pStyle w:val="Titre3"/>
        <w:rPr>
          <w:lang w:val="en-GB"/>
        </w:rPr>
      </w:pPr>
      <w:bookmarkStart w:id="140" w:name="_Toc397350298"/>
      <w:r w:rsidRPr="002F0BFA">
        <w:rPr>
          <w:lang w:val="en-GB"/>
        </w:rPr>
        <w:t>Component “</w:t>
      </w:r>
      <w:r w:rsidR="004563F1">
        <w:rPr>
          <w:lang w:val="en-GB"/>
        </w:rPr>
        <w:t>Share</w:t>
      </w:r>
      <w:r w:rsidR="002801E8">
        <w:rPr>
          <w:lang w:val="en-GB"/>
        </w:rPr>
        <w:t>P</w:t>
      </w:r>
      <w:r w:rsidR="004563F1">
        <w:rPr>
          <w:lang w:val="en-GB"/>
        </w:rPr>
        <w:t xml:space="preserve">oint </w:t>
      </w:r>
      <w:r w:rsidR="00261ED0">
        <w:rPr>
          <w:lang w:val="en-GB"/>
        </w:rPr>
        <w:t xml:space="preserve">Data </w:t>
      </w:r>
      <w:r w:rsidR="004563F1">
        <w:rPr>
          <w:lang w:val="en-GB"/>
        </w:rPr>
        <w:t>Model Discoverer</w:t>
      </w:r>
      <w:r w:rsidRPr="002F0BFA">
        <w:rPr>
          <w:lang w:val="en-GB"/>
        </w:rPr>
        <w:t xml:space="preserve"> from </w:t>
      </w:r>
      <w:r w:rsidR="00AF5157">
        <w:rPr>
          <w:lang w:val="en-GB"/>
        </w:rPr>
        <w:t>ShareP</w:t>
      </w:r>
      <w:r w:rsidR="004563F1">
        <w:rPr>
          <w:lang w:val="en-GB"/>
        </w:rPr>
        <w:t>oint database</w:t>
      </w:r>
      <w:r w:rsidRPr="002F0BFA">
        <w:rPr>
          <w:lang w:val="en-GB"/>
        </w:rPr>
        <w:t>”</w:t>
      </w:r>
      <w:bookmarkEnd w:id="140"/>
    </w:p>
    <w:p w:rsidR="00811044" w:rsidRDefault="00811044" w:rsidP="00811044">
      <w:pPr>
        <w:pStyle w:val="Titre4"/>
      </w:pPr>
      <w:bookmarkStart w:id="141" w:name="_Toc397350299"/>
      <w:r>
        <w:t>Overview</w:t>
      </w:r>
      <w:bookmarkEnd w:id="141"/>
    </w:p>
    <w:p w:rsidR="00160CA6" w:rsidRDefault="00811044" w:rsidP="00811044">
      <w:r>
        <w:t>Customizations or extensions in Microsoft SharePoint</w:t>
      </w:r>
      <w:r w:rsidR="00AF5157">
        <w:t xml:space="preserve"> </w:t>
      </w:r>
      <w:r w:rsidR="00FB5EB5">
        <w:fldChar w:fldCharType="begin"/>
      </w:r>
      <w:r w:rsidR="002E0ACE">
        <w:instrText xml:space="preserve"> REF _Ref366686650 \n \h </w:instrText>
      </w:r>
      <w:r w:rsidR="00FB5EB5">
        <w:fldChar w:fldCharType="separate"/>
      </w:r>
      <w:r w:rsidR="001C00C2">
        <w:t>[12]</w:t>
      </w:r>
      <w:r w:rsidR="00FB5EB5">
        <w:fldChar w:fldCharType="end"/>
      </w:r>
      <w:r>
        <w:t xml:space="preserve"> are typically installed by means of so-called </w:t>
      </w:r>
      <w:r w:rsidR="007B33EF" w:rsidRPr="007B33EF">
        <w:rPr>
          <w:i/>
        </w:rPr>
        <w:t>Features</w:t>
      </w:r>
      <w:r>
        <w:t xml:space="preserve">. A feature could be used to define custom data structures such as </w:t>
      </w:r>
      <w:r w:rsidR="007B33EF" w:rsidRPr="007B33EF">
        <w:rPr>
          <w:i/>
        </w:rPr>
        <w:t>Site Columns</w:t>
      </w:r>
      <w:r>
        <w:t xml:space="preserve">, </w:t>
      </w:r>
      <w:r w:rsidR="007B33EF" w:rsidRPr="007B33EF">
        <w:rPr>
          <w:i/>
        </w:rPr>
        <w:t>Content Types</w:t>
      </w:r>
      <w:r>
        <w:t xml:space="preserve">, </w:t>
      </w:r>
      <w:r w:rsidR="007B33EF" w:rsidRPr="007B33EF">
        <w:rPr>
          <w:i/>
        </w:rPr>
        <w:t>List Instances</w:t>
      </w:r>
      <w:r w:rsidR="00092AC5">
        <w:t xml:space="preserve"> and so on.</w:t>
      </w:r>
      <w:r w:rsidR="00E75A5E">
        <w:t xml:space="preserve"> </w:t>
      </w:r>
      <w:r w:rsidR="001868C0">
        <w:t>The m</w:t>
      </w:r>
      <w:r w:rsidR="00E75A5E">
        <w:t>igrati</w:t>
      </w:r>
      <w:r w:rsidR="001868C0">
        <w:t>on of</w:t>
      </w:r>
      <w:r w:rsidR="00E75A5E">
        <w:t xml:space="preserve"> a SharePoint-</w:t>
      </w:r>
      <w:r>
        <w:t>based solution (using these extensions) towards a SaaS solution (independent of SharePoint) requires us to extract these features that are persisted in the SharePoint database and move them towards a stand-alone database. The purpose of this component is to provide such a transformation chain for th</w:t>
      </w:r>
      <w:r w:rsidR="00160CA6">
        <w:t>e List Instance data structure.</w:t>
      </w:r>
    </w:p>
    <w:p w:rsidR="00160CA6" w:rsidRPr="00160CA6" w:rsidRDefault="00811044" w:rsidP="00160CA6">
      <w:r>
        <w:t xml:space="preserve">The goal for this component </w:t>
      </w:r>
      <w:r w:rsidR="00160CA6">
        <w:t>is to implement</w:t>
      </w:r>
      <w:r w:rsidR="00DF336C">
        <w:t xml:space="preserve"> the</w:t>
      </w:r>
      <w:r w:rsidR="00160CA6">
        <w:t xml:space="preserve"> </w:t>
      </w:r>
      <w:r w:rsidR="00160CA6" w:rsidRPr="00160CA6">
        <w:rPr>
          <w:i/>
        </w:rPr>
        <w:t>Part 1 of a 3-phase transformation chain</w:t>
      </w:r>
      <w:r w:rsidR="00DF336C">
        <w:t>, i.e.,</w:t>
      </w:r>
      <w:r w:rsidR="00160CA6">
        <w:t xml:space="preserve"> </w:t>
      </w:r>
      <w:r w:rsidR="00DF336C">
        <w:t>p</w:t>
      </w:r>
      <w:r w:rsidR="00160CA6">
        <w:t>roduce input for another phase in which the SP data model is going to be transform</w:t>
      </w:r>
      <w:r w:rsidR="00DF336C">
        <w:t>ed to a Database Model (phase 2, Model Understanding)</w:t>
      </w:r>
      <w:r w:rsidR="00160CA6">
        <w:t>, independently from a targeted platform, for it to be eventually forward engineered to an actual Database Schema (phase 3</w:t>
      </w:r>
      <w:r w:rsidR="00DF336C">
        <w:t>, Model Understanding</w:t>
      </w:r>
      <w:r w:rsidR="00160CA6">
        <w:t>).</w:t>
      </w:r>
    </w:p>
    <w:p w:rsidR="00811044" w:rsidRDefault="00811044" w:rsidP="00811044">
      <w:pPr>
        <w:pStyle w:val="Titre4"/>
      </w:pPr>
      <w:bookmarkStart w:id="142" w:name="_Toc397350300"/>
      <w:r>
        <w:t>Functional description</w:t>
      </w:r>
      <w:bookmarkEnd w:id="142"/>
    </w:p>
    <w:p w:rsidR="00811044" w:rsidRDefault="00811044" w:rsidP="00811044">
      <w:r>
        <w:t>The component provides a transformation pipeline (to</w:t>
      </w:r>
      <w:r w:rsidR="00313C2C">
        <w:t xml:space="preserve">gether with the supporting </w:t>
      </w:r>
      <w:proofErr w:type="spellStart"/>
      <w:r w:rsidR="00313C2C">
        <w:t>meta</w:t>
      </w:r>
      <w:r>
        <w:t>models</w:t>
      </w:r>
      <w:proofErr w:type="spellEnd"/>
      <w:r>
        <w:t xml:space="preserve"> and transformations) involving a number of steps to be able to convert a SharePoint feature (particularly a List</w:t>
      </w:r>
      <w:r w:rsidR="00676039">
        <w:t xml:space="preserve"> </w:t>
      </w:r>
      <w:r>
        <w:t>Instance) towards a SharePoint Data</w:t>
      </w:r>
      <w:r w:rsidR="00676039">
        <w:t xml:space="preserve"> </w:t>
      </w:r>
      <w:r w:rsidR="00E66EE0">
        <w:t xml:space="preserve">Model. </w:t>
      </w:r>
      <w:r>
        <w:t>This is achieved by means of a number of steps (see figure below).</w:t>
      </w:r>
    </w:p>
    <w:p w:rsidR="00811044" w:rsidRDefault="00811044" w:rsidP="00811044">
      <w:pPr>
        <w:jc w:val="center"/>
      </w:pPr>
      <w:r>
        <w:rPr>
          <w:noProof/>
          <w:lang w:val="fr-FR" w:eastAsia="fr-FR"/>
        </w:rPr>
        <w:drawing>
          <wp:inline distT="0" distB="0" distL="0" distR="0" wp14:anchorId="65A04916" wp14:editId="5120CCB3">
            <wp:extent cx="4374000" cy="2145600"/>
            <wp:effectExtent l="114300" t="57150" r="12180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List2SPDataModelTransform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74000" cy="2145600"/>
                    </a:xfrm>
                    <a:prstGeom prst="rect">
                      <a:avLst/>
                    </a:prstGeom>
                    <a:effectLst>
                      <a:outerShdw blurRad="63500" sx="102000" sy="102000" algn="ctr" rotWithShape="0">
                        <a:prstClr val="black">
                          <a:alpha val="40000"/>
                        </a:prstClr>
                      </a:outerShdw>
                    </a:effectLst>
                  </pic:spPr>
                </pic:pic>
              </a:graphicData>
            </a:graphic>
          </wp:inline>
        </w:drawing>
      </w:r>
    </w:p>
    <w:p w:rsidR="00D312BE" w:rsidRPr="00692BA4" w:rsidRDefault="00FA1FE3" w:rsidP="00003774">
      <w:pPr>
        <w:pStyle w:val="Lgende"/>
        <w:jc w:val="center"/>
        <w:rPr>
          <w:color w:val="943634" w:themeColor="accent2" w:themeShade="BF"/>
        </w:rPr>
      </w:pPr>
      <w:bookmarkStart w:id="143" w:name="_Ref366686263"/>
      <w:r w:rsidRPr="00FA1FE3">
        <w:rPr>
          <w:color w:val="943634" w:themeColor="accent2" w:themeShade="BF"/>
        </w:rPr>
        <w:t xml:space="preserve">Figure </w:t>
      </w:r>
      <w:bookmarkEnd w:id="143"/>
      <w:r w:rsidR="00AB1AF3">
        <w:rPr>
          <w:color w:val="943634" w:themeColor="accent2" w:themeShade="BF"/>
        </w:rPr>
        <w:t>1</w:t>
      </w:r>
      <w:r w:rsidR="003C219E">
        <w:rPr>
          <w:color w:val="943634" w:themeColor="accent2" w:themeShade="BF"/>
        </w:rPr>
        <w:t>7</w:t>
      </w:r>
      <w:r w:rsidRPr="00FA1FE3">
        <w:rPr>
          <w:color w:val="943634" w:themeColor="accent2" w:themeShade="BF"/>
        </w:rPr>
        <w:t xml:space="preserve"> SharePoint Data Model Discoverer: Architecture Overview</w:t>
      </w:r>
    </w:p>
    <w:p w:rsidR="00811044" w:rsidRDefault="00811044" w:rsidP="00811044">
      <w:r>
        <w:t xml:space="preserve">In step (1), XML </w:t>
      </w:r>
      <w:r w:rsidR="00692C8F">
        <w:t xml:space="preserve">models are discovered from XML files </w:t>
      </w:r>
      <w:r>
        <w:t>conforming to the</w:t>
      </w:r>
      <w:r w:rsidR="00BC03EC">
        <w:t xml:space="preserve"> SharePoint schema definitions</w:t>
      </w:r>
      <w:r w:rsidR="00692C8F">
        <w:t xml:space="preserve"> </w:t>
      </w:r>
      <w:r w:rsidR="00FB5EB5">
        <w:fldChar w:fldCharType="begin"/>
      </w:r>
      <w:r w:rsidR="00692C8F">
        <w:instrText xml:space="preserve"> REF _Ref366686650 \n \h </w:instrText>
      </w:r>
      <w:r w:rsidR="00FB5EB5">
        <w:fldChar w:fldCharType="separate"/>
      </w:r>
      <w:r w:rsidR="001C00C2">
        <w:t>[12]</w:t>
      </w:r>
      <w:r w:rsidR="00FB5EB5">
        <w:fldChar w:fldCharType="end"/>
      </w:r>
      <w:r>
        <w:t xml:space="preserve">. This is done using the </w:t>
      </w:r>
      <w:r w:rsidR="00071CEB">
        <w:t>Generic</w:t>
      </w:r>
      <w:r>
        <w:t xml:space="preserve"> XML </w:t>
      </w:r>
      <w:r w:rsidR="00071CEB">
        <w:t>M</w:t>
      </w:r>
      <w:r>
        <w:t xml:space="preserve">odel </w:t>
      </w:r>
      <w:r w:rsidR="00071CEB">
        <w:t>D</w:t>
      </w:r>
      <w:r>
        <w:t xml:space="preserve">iscoverer </w:t>
      </w:r>
      <w:r w:rsidR="00071CEB">
        <w:t xml:space="preserve">as introduced </w:t>
      </w:r>
      <w:r w:rsidR="00360E7B">
        <w:t xml:space="preserve">in </w:t>
      </w:r>
      <w:r w:rsidR="0013277A">
        <w:t xml:space="preserve">this </w:t>
      </w:r>
      <w:r w:rsidR="0013277A">
        <w:lastRenderedPageBreak/>
        <w:t>document</w:t>
      </w:r>
      <w:r>
        <w:t xml:space="preserve">. Here, three files are being produced which are direct mappings of the original input files. In step (2), the output of step (1) is being transformed, each via a dedicated ATL transformation, to intermediate models, each conforming to a dedicated metamodel. For this, a metamodel for the </w:t>
      </w:r>
      <w:r w:rsidR="007B33EF" w:rsidRPr="007B33EF">
        <w:rPr>
          <w:i/>
        </w:rPr>
        <w:t>List Instance</w:t>
      </w:r>
      <w:r>
        <w:t xml:space="preserve">, </w:t>
      </w:r>
      <w:r w:rsidR="007B33EF" w:rsidRPr="007B33EF">
        <w:rPr>
          <w:i/>
        </w:rPr>
        <w:t>Content Type</w:t>
      </w:r>
      <w:r>
        <w:t xml:space="preserve"> an</w:t>
      </w:r>
      <w:r w:rsidR="00FC68A3">
        <w:t xml:space="preserve">d </w:t>
      </w:r>
      <w:r w:rsidR="007B33EF" w:rsidRPr="007B33EF">
        <w:rPr>
          <w:i/>
        </w:rPr>
        <w:t>Site Column</w:t>
      </w:r>
      <w:r w:rsidR="00FC68A3">
        <w:t xml:space="preserve"> have been provided</w:t>
      </w:r>
      <w:r>
        <w:t>. Finally, in step (3), a combined view is given via a single transformation of multiple models towards one single model, conforming to a dedicated metamodel.</w:t>
      </w:r>
    </w:p>
    <w:p w:rsidR="00811044" w:rsidRDefault="00811044" w:rsidP="00811044">
      <w:pPr>
        <w:pStyle w:val="Titre4"/>
      </w:pPr>
      <w:bookmarkStart w:id="144" w:name="_Toc397350301"/>
      <w:r>
        <w:t>Technical specifications</w:t>
      </w:r>
      <w:bookmarkEnd w:id="144"/>
    </w:p>
    <w:p w:rsidR="009D157C" w:rsidRPr="002F0BFA" w:rsidRDefault="009D157C" w:rsidP="009D157C">
      <w:r>
        <w:t>As a summary, here are the concrete technologies that have been used and deployed in the context of this component:</w:t>
      </w:r>
    </w:p>
    <w:p w:rsidR="009D157C" w:rsidRDefault="009D157C" w:rsidP="009D157C">
      <w:pPr>
        <w:pStyle w:val="Paragraphedeliste"/>
        <w:numPr>
          <w:ilvl w:val="0"/>
          <w:numId w:val="26"/>
        </w:numPr>
      </w:pPr>
      <w:r>
        <w:t>XML</w:t>
      </w:r>
      <w:r w:rsidRPr="0036165A">
        <w:t xml:space="preserve"> </w:t>
      </w:r>
      <w:r>
        <w:t xml:space="preserve">metamodel and XML </w:t>
      </w:r>
      <w:r w:rsidRPr="0036165A">
        <w:t>model discover</w:t>
      </w:r>
      <w:r>
        <w:t>y</w:t>
      </w:r>
      <w:r w:rsidRPr="0036165A">
        <w:t xml:space="preserve"> </w:t>
      </w:r>
      <w:r>
        <w:t>–</w:t>
      </w:r>
      <w:r w:rsidRPr="0036165A">
        <w:t xml:space="preserve"> </w:t>
      </w:r>
      <w:r>
        <w:t xml:space="preserve">Eclipse </w:t>
      </w:r>
      <w:proofErr w:type="spellStart"/>
      <w:r w:rsidRPr="0036165A">
        <w:t>MoDisco</w:t>
      </w:r>
      <w:proofErr w:type="spellEnd"/>
      <w:r>
        <w:t xml:space="preserve"> </w:t>
      </w:r>
      <w:r w:rsidR="00FB5EB5">
        <w:fldChar w:fldCharType="begin"/>
      </w:r>
      <w:r>
        <w:instrText xml:space="preserve"> REF _Ref366068078 \n \h </w:instrText>
      </w:r>
      <w:r w:rsidR="00FB5EB5">
        <w:fldChar w:fldCharType="separate"/>
      </w:r>
      <w:r w:rsidR="001C00C2">
        <w:t>[4]</w:t>
      </w:r>
      <w:r w:rsidR="00FB5EB5">
        <w:fldChar w:fldCharType="end"/>
      </w:r>
    </w:p>
    <w:p w:rsidR="009D157C" w:rsidRDefault="009D157C" w:rsidP="009D157C">
      <w:pPr>
        <w:pStyle w:val="Paragraphedeliste"/>
        <w:numPr>
          <w:ilvl w:val="0"/>
          <w:numId w:val="26"/>
        </w:numPr>
      </w:pPr>
      <w:r>
        <w:t xml:space="preserve">ATL transformations – Eclipse ATL </w:t>
      </w:r>
      <w:r w:rsidR="00FB5EB5">
        <w:fldChar w:fldCharType="begin"/>
      </w:r>
      <w:r>
        <w:instrText xml:space="preserve"> REF _Ref366068083 \n \h </w:instrText>
      </w:r>
      <w:r w:rsidR="00FB5EB5">
        <w:fldChar w:fldCharType="separate"/>
      </w:r>
      <w:r w:rsidR="001C00C2">
        <w:t>[1]</w:t>
      </w:r>
      <w:r w:rsidR="00FB5EB5">
        <w:fldChar w:fldCharType="end"/>
      </w:r>
    </w:p>
    <w:p w:rsidR="009D157C" w:rsidRDefault="009D157C" w:rsidP="009D157C">
      <w:r>
        <w:t>General information:</w:t>
      </w:r>
    </w:p>
    <w:p w:rsidR="00811044" w:rsidRDefault="00811044" w:rsidP="00811044">
      <w:pPr>
        <w:pStyle w:val="Paragraphedeliste"/>
        <w:numPr>
          <w:ilvl w:val="0"/>
          <w:numId w:val="18"/>
        </w:numPr>
      </w:pPr>
      <w:r>
        <w:t>Status: Alpha</w:t>
      </w:r>
    </w:p>
    <w:p w:rsidR="00811044" w:rsidRPr="00F316DE" w:rsidRDefault="00811044" w:rsidP="00811044">
      <w:pPr>
        <w:pStyle w:val="Paragraphedeliste"/>
        <w:numPr>
          <w:ilvl w:val="0"/>
          <w:numId w:val="18"/>
        </w:numPr>
        <w:rPr>
          <w:lang w:val="en-US"/>
        </w:rPr>
      </w:pPr>
      <w:r>
        <w:t>Release: 0.1</w:t>
      </w:r>
    </w:p>
    <w:p w:rsidR="00811044" w:rsidRDefault="00811044" w:rsidP="00811044">
      <w:pPr>
        <w:pStyle w:val="Titre4"/>
      </w:pPr>
      <w:bookmarkStart w:id="145" w:name="_Toc397350302"/>
      <w:r>
        <w:t>Download and installation instructions</w:t>
      </w:r>
      <w:bookmarkEnd w:id="145"/>
    </w:p>
    <w:p w:rsidR="00A37010" w:rsidRPr="002F0BFA" w:rsidRDefault="00A37010" w:rsidP="00A37010">
      <w:r w:rsidRPr="002F0BFA">
        <w:t>Th</w:t>
      </w:r>
      <w:r>
        <w:t>is</w:t>
      </w:r>
      <w:r w:rsidRPr="002F0BFA">
        <w:t xml:space="preserve"> component requires the following software </w:t>
      </w:r>
      <w:r>
        <w:t>to be installed</w:t>
      </w:r>
      <w:r w:rsidRPr="002F0BFA">
        <w:t>:</w:t>
      </w:r>
    </w:p>
    <w:p w:rsidR="00A37010" w:rsidRPr="002F0BFA" w:rsidRDefault="00A37010" w:rsidP="00A37010">
      <w:pPr>
        <w:pStyle w:val="Paragraphedeliste"/>
        <w:numPr>
          <w:ilvl w:val="0"/>
          <w:numId w:val="19"/>
        </w:numPr>
      </w:pPr>
      <w:r w:rsidRPr="002F0BFA">
        <w:t xml:space="preserve">Eclipse </w:t>
      </w:r>
      <w:r>
        <w:t xml:space="preserve">Platform (get the latest </w:t>
      </w:r>
      <w:r w:rsidRPr="002F0BFA">
        <w:t xml:space="preserve">Eclipse </w:t>
      </w:r>
      <w:proofErr w:type="spellStart"/>
      <w:r w:rsidRPr="002F0BFA">
        <w:t>Modeling</w:t>
      </w:r>
      <w:proofErr w:type="spellEnd"/>
      <w:r w:rsidRPr="002F0BFA">
        <w:t xml:space="preserve"> </w:t>
      </w:r>
      <w:r>
        <w:t>bundle</w:t>
      </w:r>
      <w:r w:rsidRPr="002F0BFA">
        <w:t>)</w:t>
      </w:r>
    </w:p>
    <w:p w:rsidR="00A37010" w:rsidRPr="002F0BFA" w:rsidRDefault="00A37010" w:rsidP="00A37010">
      <w:pPr>
        <w:pStyle w:val="Paragraphedeliste"/>
        <w:numPr>
          <w:ilvl w:val="0"/>
          <w:numId w:val="19"/>
        </w:numPr>
      </w:pPr>
      <w:r>
        <w:t xml:space="preserve">Eclipse </w:t>
      </w:r>
      <w:proofErr w:type="spellStart"/>
      <w:r>
        <w:t>MoDisco</w:t>
      </w:r>
      <w:proofErr w:type="spellEnd"/>
      <w:r>
        <w:t xml:space="preserve"> SDK</w:t>
      </w:r>
    </w:p>
    <w:p w:rsidR="00A37010" w:rsidRPr="002F0BFA" w:rsidRDefault="00A37010" w:rsidP="00A37010">
      <w:pPr>
        <w:pStyle w:val="Paragraphedeliste"/>
        <w:numPr>
          <w:ilvl w:val="0"/>
          <w:numId w:val="19"/>
        </w:numPr>
      </w:pPr>
      <w:r>
        <w:t xml:space="preserve">Eclipse </w:t>
      </w:r>
      <w:r w:rsidRPr="002F0BFA">
        <w:t>ATL SDK</w:t>
      </w:r>
    </w:p>
    <w:p w:rsidR="00DB678E" w:rsidRPr="003A4E0E" w:rsidRDefault="00671EDB" w:rsidP="00A37010">
      <w:pPr>
        <w:rPr>
          <w:lang w:val="en-US"/>
        </w:rPr>
      </w:pPr>
      <w:r>
        <w:t>As for the other newly developed components, t</w:t>
      </w:r>
      <w:r w:rsidRPr="002F0BFA">
        <w:t xml:space="preserve">he </w:t>
      </w:r>
      <w:r>
        <w:t xml:space="preserve">sources </w:t>
      </w:r>
      <w:r w:rsidRPr="002F0BFA">
        <w:t>can be downloaded from the public repository</w:t>
      </w:r>
      <w:r>
        <w:t xml:space="preserve"> (cf. section </w:t>
      </w:r>
      <w:r w:rsidR="00FB5EB5">
        <w:fldChar w:fldCharType="begin"/>
      </w:r>
      <w:r>
        <w:instrText xml:space="preserve"> REF _Ref367692997 \n \h </w:instrText>
      </w:r>
      <w:r w:rsidR="00FB5EB5">
        <w:fldChar w:fldCharType="separate"/>
      </w:r>
      <w:r w:rsidR="001C00C2">
        <w:t>2.5</w:t>
      </w:r>
      <w:r w:rsidR="00FB5EB5">
        <w:fldChar w:fldCharType="end"/>
      </w:r>
      <w:r>
        <w:t>).</w:t>
      </w:r>
    </w:p>
    <w:p w:rsidR="00811044" w:rsidRDefault="00811044" w:rsidP="00811044">
      <w:pPr>
        <w:pStyle w:val="Titre4"/>
      </w:pPr>
      <w:bookmarkStart w:id="146" w:name="_Toc397350303"/>
      <w:r>
        <w:t>User Manual</w:t>
      </w:r>
      <w:bookmarkEnd w:id="146"/>
    </w:p>
    <w:p w:rsidR="00811044" w:rsidRDefault="00811044" w:rsidP="00811044">
      <w:pPr>
        <w:rPr>
          <w:lang w:val="en-US"/>
        </w:rPr>
      </w:pPr>
      <w:r>
        <w:rPr>
          <w:lang w:val="en-US"/>
        </w:rPr>
        <w:t>In order to setup the transformation pipeline</w:t>
      </w:r>
      <w:r w:rsidR="004D6B58">
        <w:rPr>
          <w:lang w:val="en-US"/>
        </w:rPr>
        <w:t>,</w:t>
      </w:r>
      <w:r>
        <w:rPr>
          <w:lang w:val="en-US"/>
        </w:rPr>
        <w:t xml:space="preserve"> it would be necessary to create a new ATL project (File </w:t>
      </w:r>
      <w:r w:rsidRPr="0059045E">
        <w:rPr>
          <w:lang w:val="en-US"/>
        </w:rPr>
        <w:sym w:font="Wingdings" w:char="F0E0"/>
      </w:r>
      <w:r>
        <w:rPr>
          <w:lang w:val="en-US"/>
        </w:rPr>
        <w:t xml:space="preserve"> New </w:t>
      </w:r>
      <w:r w:rsidRPr="0059045E">
        <w:rPr>
          <w:lang w:val="en-US"/>
        </w:rPr>
        <w:sym w:font="Wingdings" w:char="F0E0"/>
      </w:r>
      <w:r>
        <w:rPr>
          <w:lang w:val="en-US"/>
        </w:rPr>
        <w:t xml:space="preserve"> ATL Project). The files required can now be imported into your project within Eclipse (File </w:t>
      </w:r>
      <w:r w:rsidRPr="003A3B4D">
        <w:rPr>
          <w:lang w:val="en-US"/>
        </w:rPr>
        <w:sym w:font="Wingdings" w:char="F0E0"/>
      </w:r>
      <w:r>
        <w:rPr>
          <w:lang w:val="en-US"/>
        </w:rPr>
        <w:t xml:space="preserve"> Import…). Select the different original input files and also import them into your project.</w:t>
      </w:r>
    </w:p>
    <w:p w:rsidR="003A4E0E" w:rsidRDefault="00811044" w:rsidP="00811044">
      <w:pPr>
        <w:rPr>
          <w:lang w:val="en-US"/>
        </w:rPr>
      </w:pPr>
      <w:r>
        <w:rPr>
          <w:lang w:val="en-US"/>
        </w:rPr>
        <w:t xml:space="preserve">The first step of the transformation chain can be performed by executing the XML discoverer of </w:t>
      </w:r>
      <w:proofErr w:type="spellStart"/>
      <w:r>
        <w:rPr>
          <w:lang w:val="en-US"/>
        </w:rPr>
        <w:t>MoDisco</w:t>
      </w:r>
      <w:proofErr w:type="spellEnd"/>
      <w:r>
        <w:rPr>
          <w:lang w:val="en-US"/>
        </w:rPr>
        <w:t xml:space="preserve"> (right-click an XML file Discovery </w:t>
      </w:r>
      <w:r w:rsidRPr="00C52118">
        <w:rPr>
          <w:lang w:val="en-US"/>
        </w:rPr>
        <w:sym w:font="Wingdings" w:char="F0E0"/>
      </w:r>
      <w:r>
        <w:rPr>
          <w:lang w:val="en-US"/>
        </w:rPr>
        <w:t xml:space="preserve"> Discoverers </w:t>
      </w:r>
      <w:r w:rsidRPr="00C52118">
        <w:rPr>
          <w:lang w:val="en-US"/>
        </w:rPr>
        <w:sym w:font="Wingdings" w:char="F0E0"/>
      </w:r>
      <w:r>
        <w:rPr>
          <w:lang w:val="en-US"/>
        </w:rPr>
        <w:t xml:space="preserve"> Discover XML Model). This has to be done for each of the three input files used. </w:t>
      </w:r>
    </w:p>
    <w:p w:rsidR="003A4E0E" w:rsidRDefault="00811044" w:rsidP="00811044">
      <w:pPr>
        <w:rPr>
          <w:lang w:val="en-US"/>
        </w:rPr>
      </w:pPr>
      <w:r>
        <w:rPr>
          <w:lang w:val="en-US"/>
        </w:rPr>
        <w:t xml:space="preserve">Step 2 of the transformation chain can be performed by running an ATL transformation. Firstly, the three XMI files produced in step 1 need to be transformed to models conforming to their own metamodel. This can be done by defining a new Run Configuration (Run </w:t>
      </w:r>
      <w:r w:rsidRPr="000A0E86">
        <w:rPr>
          <w:lang w:val="en-US"/>
        </w:rPr>
        <w:sym w:font="Wingdings" w:char="F0E0"/>
      </w:r>
      <w:r>
        <w:rPr>
          <w:lang w:val="en-US"/>
        </w:rPr>
        <w:t xml:space="preserve"> </w:t>
      </w:r>
      <w:proofErr w:type="spellStart"/>
      <w:r>
        <w:rPr>
          <w:lang w:val="en-US"/>
        </w:rPr>
        <w:t>Run</w:t>
      </w:r>
      <w:proofErr w:type="spellEnd"/>
      <w:r>
        <w:rPr>
          <w:lang w:val="en-US"/>
        </w:rPr>
        <w:t xml:space="preserve"> Configurations) and creating an ATL transformation configuration. The XML metamodel together with one of </w:t>
      </w:r>
      <w:proofErr w:type="spellStart"/>
      <w:r w:rsidRPr="0038619D">
        <w:rPr>
          <w:i/>
          <w:lang w:val="en-US"/>
        </w:rPr>
        <w:t>ListInstance.ecore</w:t>
      </w:r>
      <w:proofErr w:type="spellEnd"/>
      <w:r>
        <w:rPr>
          <w:lang w:val="en-US"/>
        </w:rPr>
        <w:t xml:space="preserve">, </w:t>
      </w:r>
      <w:proofErr w:type="spellStart"/>
      <w:r w:rsidRPr="0038619D">
        <w:rPr>
          <w:i/>
          <w:lang w:val="en-US"/>
        </w:rPr>
        <w:t>ContentType.ecore</w:t>
      </w:r>
      <w:proofErr w:type="spellEnd"/>
      <w:r>
        <w:rPr>
          <w:lang w:val="en-US"/>
        </w:rPr>
        <w:t xml:space="preserve">, </w:t>
      </w:r>
      <w:proofErr w:type="spellStart"/>
      <w:r w:rsidRPr="0038619D">
        <w:rPr>
          <w:i/>
          <w:lang w:val="en-US"/>
        </w:rPr>
        <w:t>SiteColumn.ecore</w:t>
      </w:r>
      <w:proofErr w:type="spellEnd"/>
      <w:r>
        <w:rPr>
          <w:lang w:val="en-US"/>
        </w:rPr>
        <w:t xml:space="preserve"> </w:t>
      </w:r>
      <w:proofErr w:type="spellStart"/>
      <w:r>
        <w:rPr>
          <w:lang w:val="en-US"/>
        </w:rPr>
        <w:t>metamodels</w:t>
      </w:r>
      <w:proofErr w:type="spellEnd"/>
      <w:r>
        <w:rPr>
          <w:lang w:val="en-US"/>
        </w:rPr>
        <w:t xml:space="preserve"> should be set as the </w:t>
      </w:r>
      <w:proofErr w:type="spellStart"/>
      <w:r>
        <w:rPr>
          <w:lang w:val="en-US"/>
        </w:rPr>
        <w:t>metamodels</w:t>
      </w:r>
      <w:proofErr w:type="spellEnd"/>
      <w:r>
        <w:rPr>
          <w:lang w:val="en-US"/>
        </w:rPr>
        <w:t xml:space="preserve">. Next one of the XML models should be set as source model and a new XMI should be set as target model. Step 3 involves a similar approach. A new ATL transformation configuration has to be created, specifying the three </w:t>
      </w:r>
      <w:proofErr w:type="spellStart"/>
      <w:r w:rsidRPr="0038619D">
        <w:rPr>
          <w:i/>
          <w:lang w:val="en-US"/>
        </w:rPr>
        <w:t>ListInstance.ecore</w:t>
      </w:r>
      <w:proofErr w:type="spellEnd"/>
      <w:r>
        <w:rPr>
          <w:lang w:val="en-US"/>
        </w:rPr>
        <w:t xml:space="preserve">, </w:t>
      </w:r>
      <w:proofErr w:type="spellStart"/>
      <w:r w:rsidRPr="0038619D">
        <w:rPr>
          <w:i/>
          <w:lang w:val="en-US"/>
        </w:rPr>
        <w:t>ContentType.ecore</w:t>
      </w:r>
      <w:proofErr w:type="spellEnd"/>
      <w:r>
        <w:rPr>
          <w:lang w:val="en-US"/>
        </w:rPr>
        <w:t xml:space="preserve">, </w:t>
      </w:r>
      <w:proofErr w:type="spellStart"/>
      <w:r w:rsidRPr="0038619D">
        <w:rPr>
          <w:i/>
          <w:lang w:val="en-US"/>
        </w:rPr>
        <w:t>SiteColumn.ecore</w:t>
      </w:r>
      <w:proofErr w:type="spellEnd"/>
      <w:r>
        <w:rPr>
          <w:lang w:val="en-US"/>
        </w:rPr>
        <w:t xml:space="preserve"> </w:t>
      </w:r>
      <w:proofErr w:type="spellStart"/>
      <w:r>
        <w:rPr>
          <w:lang w:val="en-US"/>
        </w:rPr>
        <w:t>metamodels</w:t>
      </w:r>
      <w:proofErr w:type="spellEnd"/>
      <w:r>
        <w:rPr>
          <w:lang w:val="en-US"/>
        </w:rPr>
        <w:t xml:space="preserve"> together with the </w:t>
      </w:r>
      <w:proofErr w:type="spellStart"/>
      <w:r w:rsidRPr="0038619D">
        <w:rPr>
          <w:i/>
          <w:lang w:val="en-US"/>
        </w:rPr>
        <w:t>SPDataModel.ecore</w:t>
      </w:r>
      <w:proofErr w:type="spellEnd"/>
      <w:r w:rsidR="003A4E0E">
        <w:rPr>
          <w:lang w:val="en-US"/>
        </w:rPr>
        <w:t xml:space="preserve"> metamodel.</w:t>
      </w:r>
    </w:p>
    <w:p w:rsidR="003A4E0E" w:rsidRDefault="003D673F" w:rsidP="00395A41">
      <w:pPr>
        <w:jc w:val="center"/>
        <w:rPr>
          <w:lang w:val="en-US"/>
        </w:rPr>
      </w:pPr>
      <w:r>
        <w:rPr>
          <w:noProof/>
          <w:lang w:val="fr-FR" w:eastAsia="fr-FR"/>
        </w:rPr>
        <w:lastRenderedPageBreak/>
        <w:drawing>
          <wp:inline distT="0" distB="0" distL="0" distR="0" wp14:anchorId="7259C498" wp14:editId="78D7E5B0">
            <wp:extent cx="3957371" cy="3313636"/>
            <wp:effectExtent l="76200" t="95250" r="138379" b="96314"/>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967451" cy="3322076"/>
                    </a:xfrm>
                    <a:prstGeom prst="rect">
                      <a:avLst/>
                    </a:prstGeom>
                    <a:noFill/>
                    <a:ln w="6350">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395A41" w:rsidRPr="0063115C" w:rsidRDefault="00395A41" w:rsidP="00395A41">
      <w:pPr>
        <w:pStyle w:val="Lgende"/>
        <w:jc w:val="center"/>
        <w:rPr>
          <w:color w:val="auto"/>
          <w:lang w:val="en-US"/>
        </w:rPr>
      </w:pPr>
      <w:bookmarkStart w:id="147" w:name="_Ref366841217"/>
      <w:bookmarkStart w:id="148" w:name="_Ref366841204"/>
      <w:r w:rsidRPr="0063115C">
        <w:rPr>
          <w:color w:val="auto"/>
        </w:rPr>
        <w:t xml:space="preserve">Figure </w:t>
      </w:r>
      <w:bookmarkEnd w:id="147"/>
      <w:r w:rsidR="00AB1AF3">
        <w:rPr>
          <w:color w:val="auto"/>
        </w:rPr>
        <w:t>1</w:t>
      </w:r>
      <w:r w:rsidR="003C219E">
        <w:rPr>
          <w:color w:val="auto"/>
        </w:rPr>
        <w:t>8</w:t>
      </w:r>
      <w:r w:rsidRPr="0063115C">
        <w:rPr>
          <w:color w:val="auto"/>
        </w:rPr>
        <w:t xml:space="preserve"> SharePoint Data model opened in the </w:t>
      </w:r>
      <w:proofErr w:type="spellStart"/>
      <w:r w:rsidRPr="0063115C">
        <w:rPr>
          <w:color w:val="auto"/>
        </w:rPr>
        <w:t>MoDisco</w:t>
      </w:r>
      <w:proofErr w:type="spellEnd"/>
      <w:r w:rsidRPr="0063115C">
        <w:rPr>
          <w:color w:val="auto"/>
        </w:rPr>
        <w:t xml:space="preserve"> Model Browser</w:t>
      </w:r>
      <w:bookmarkEnd w:id="148"/>
    </w:p>
    <w:p w:rsidR="00811044" w:rsidRPr="0059045E" w:rsidRDefault="00811044" w:rsidP="00811044">
      <w:pPr>
        <w:rPr>
          <w:lang w:val="en-US"/>
        </w:rPr>
      </w:pPr>
      <w:r>
        <w:rPr>
          <w:lang w:val="en-US"/>
        </w:rPr>
        <w:t xml:space="preserve">Give the output of step to as source models and a new </w:t>
      </w:r>
      <w:r w:rsidR="003D673F">
        <w:rPr>
          <w:lang w:val="en-US"/>
        </w:rPr>
        <w:t xml:space="preserve">SharePoint Data </w:t>
      </w:r>
      <w:r w:rsidR="003A4E0E">
        <w:rPr>
          <w:lang w:val="en-US"/>
        </w:rPr>
        <w:t>model</w:t>
      </w:r>
      <w:r>
        <w:rPr>
          <w:lang w:val="en-US"/>
        </w:rPr>
        <w:t xml:space="preserve"> should be set </w:t>
      </w:r>
      <w:r w:rsidR="003D673F">
        <w:rPr>
          <w:lang w:val="en-US"/>
        </w:rPr>
        <w:t xml:space="preserve">to be generated </w:t>
      </w:r>
      <w:r>
        <w:rPr>
          <w:lang w:val="en-US"/>
        </w:rPr>
        <w:t>as target model</w:t>
      </w:r>
      <w:r w:rsidR="003D673F">
        <w:rPr>
          <w:lang w:val="en-US"/>
        </w:rPr>
        <w:t xml:space="preserve"> (as shown on </w:t>
      </w:r>
      <w:r w:rsidR="00FB5EB5">
        <w:rPr>
          <w:lang w:val="en-US"/>
        </w:rPr>
        <w:fldChar w:fldCharType="begin"/>
      </w:r>
      <w:r w:rsidR="003D673F">
        <w:rPr>
          <w:lang w:val="en-US"/>
        </w:rPr>
        <w:instrText xml:space="preserve"> REF _Ref366841217 \h </w:instrText>
      </w:r>
      <w:r w:rsidR="00FB5EB5">
        <w:rPr>
          <w:lang w:val="en-US"/>
        </w:rPr>
      </w:r>
      <w:r w:rsidR="00FB5EB5">
        <w:rPr>
          <w:lang w:val="en-US"/>
        </w:rPr>
        <w:fldChar w:fldCharType="separate"/>
      </w:r>
      <w:r w:rsidR="001C00C2" w:rsidRPr="0063115C">
        <w:t xml:space="preserve">Figure </w:t>
      </w:r>
      <w:r w:rsidR="00FB5EB5">
        <w:rPr>
          <w:lang w:val="en-US"/>
        </w:rPr>
        <w:fldChar w:fldCharType="end"/>
      </w:r>
      <w:r w:rsidR="006D4EED">
        <w:rPr>
          <w:lang w:val="en-US"/>
        </w:rPr>
        <w:t>8</w:t>
      </w:r>
      <w:r w:rsidR="003D673F">
        <w:rPr>
          <w:lang w:val="en-US"/>
        </w:rPr>
        <w:t>)</w:t>
      </w:r>
      <w:r>
        <w:rPr>
          <w:lang w:val="en-US"/>
        </w:rPr>
        <w:t>.</w:t>
      </w:r>
    </w:p>
    <w:p w:rsidR="00811044" w:rsidRDefault="00811044" w:rsidP="00811044">
      <w:pPr>
        <w:pStyle w:val="Titre4"/>
      </w:pPr>
      <w:bookmarkStart w:id="149" w:name="_Toc397350304"/>
      <w:r>
        <w:t>Licensing information</w:t>
      </w:r>
      <w:bookmarkEnd w:id="149"/>
    </w:p>
    <w:p w:rsidR="00665FD9" w:rsidRPr="007863D3" w:rsidRDefault="005D03E5" w:rsidP="007863D3">
      <w:r w:rsidRPr="002F0BFA">
        <w:t>This component is provid</w:t>
      </w:r>
      <w:r>
        <w:t>ed as open source</w:t>
      </w:r>
      <w:r w:rsidRPr="002F0BFA">
        <w:t xml:space="preserve"> under the Eclipse </w:t>
      </w:r>
      <w:r>
        <w:t>Public L</w:t>
      </w:r>
      <w:r w:rsidRPr="002F0BFA">
        <w:t>icense</w:t>
      </w:r>
      <w:r>
        <w:t xml:space="preserve"> </w:t>
      </w:r>
      <w:r w:rsidR="00FB5EB5">
        <w:fldChar w:fldCharType="begin"/>
      </w:r>
      <w:r>
        <w:instrText xml:space="preserve"> REF _Ref366228617 \n \h </w:instrText>
      </w:r>
      <w:r w:rsidR="00FB5EB5">
        <w:fldChar w:fldCharType="separate"/>
      </w:r>
      <w:r w:rsidR="001C00C2">
        <w:t>[5]</w:t>
      </w:r>
      <w:r w:rsidR="00FB5EB5">
        <w:fldChar w:fldCharType="end"/>
      </w:r>
      <w:r>
        <w:t>.</w:t>
      </w:r>
      <w:r w:rsidR="00665FD9" w:rsidRPr="002F0BFA">
        <w:br w:type="page"/>
      </w:r>
    </w:p>
    <w:p w:rsidR="00C044B2" w:rsidRPr="002F0BFA" w:rsidRDefault="00C044B2" w:rsidP="00EF04E9">
      <w:pPr>
        <w:pStyle w:val="Titre2"/>
      </w:pPr>
      <w:bookmarkStart w:id="150" w:name="_Toc397350305"/>
      <w:r w:rsidRPr="002F0BFA">
        <w:lastRenderedPageBreak/>
        <w:t>Gener</w:t>
      </w:r>
      <w:r w:rsidR="007821ED">
        <w:t>ic</w:t>
      </w:r>
      <w:r w:rsidRPr="002F0BFA">
        <w:t xml:space="preserve"> Support</w:t>
      </w:r>
      <w:bookmarkEnd w:id="150"/>
    </w:p>
    <w:p w:rsidR="007F7D7F" w:rsidRPr="002F0BFA" w:rsidRDefault="00765D33" w:rsidP="00C044B2">
      <w:pPr>
        <w:pStyle w:val="Titre3"/>
        <w:rPr>
          <w:lang w:val="en-GB"/>
        </w:rPr>
      </w:pPr>
      <w:bookmarkStart w:id="151" w:name="_Toc397350306"/>
      <w:r w:rsidRPr="002F0BFA">
        <w:rPr>
          <w:lang w:val="en-GB"/>
        </w:rPr>
        <w:t>Component “</w:t>
      </w:r>
      <w:r w:rsidR="00C044B2" w:rsidRPr="002F0BFA">
        <w:rPr>
          <w:lang w:val="en-GB"/>
        </w:rPr>
        <w:t xml:space="preserve">Generic XML Model Discover </w:t>
      </w:r>
      <w:r w:rsidR="00F11920" w:rsidRPr="002F0BFA">
        <w:rPr>
          <w:lang w:val="en-GB"/>
        </w:rPr>
        <w:t>and Aggregator</w:t>
      </w:r>
      <w:r w:rsidR="00C044B2" w:rsidRPr="002F0BFA">
        <w:rPr>
          <w:lang w:val="en-GB"/>
        </w:rPr>
        <w:t xml:space="preserve"> from XML documents</w:t>
      </w:r>
      <w:r w:rsidRPr="002F0BFA">
        <w:rPr>
          <w:lang w:val="en-GB"/>
        </w:rPr>
        <w:t>”</w:t>
      </w:r>
      <w:bookmarkEnd w:id="151"/>
    </w:p>
    <w:p w:rsidR="00F34036" w:rsidRDefault="00F34036" w:rsidP="00F34036">
      <w:pPr>
        <w:pStyle w:val="Titre4"/>
      </w:pPr>
      <w:bookmarkStart w:id="152" w:name="_Toc397350307"/>
      <w:r>
        <w:t>Overview</w:t>
      </w:r>
      <w:bookmarkEnd w:id="152"/>
    </w:p>
    <w:p w:rsidR="00875A45" w:rsidRPr="00875A45" w:rsidRDefault="00875A45" w:rsidP="00875A45">
      <w:r>
        <w:t xml:space="preserve">This component offers both a generic metamodel (based on the XML Language Specification) and the </w:t>
      </w:r>
      <w:r w:rsidR="003B008B">
        <w:t>Generic XML Model Discoverer</w:t>
      </w:r>
      <w:r>
        <w:t>. This latter allows obtaining complete XML models out of any XML document. The XML model represents all the content of the initial XML document, independently from the corresponding XML Schema or DTD.</w:t>
      </w:r>
    </w:p>
    <w:p w:rsidR="00C235D0" w:rsidRDefault="00C235D0" w:rsidP="00C235D0">
      <w:r>
        <w:t xml:space="preserve">The Generic XML Model Discoverer is provided by the Eclipse </w:t>
      </w:r>
      <w:proofErr w:type="spellStart"/>
      <w:r>
        <w:t>MoDisco</w:t>
      </w:r>
      <w:proofErr w:type="spellEnd"/>
      <w:r>
        <w:t xml:space="preserve"> project (initiated and created within the context of the IST-FP6 MODELPLEX EU project). However, it is practically reused in ARTIST (as an individual component or to provide inputs to some newly developed components) and so is considered as a base component from the ARTIST Model Discovery Toolbox.</w:t>
      </w:r>
    </w:p>
    <w:p w:rsidR="003B008B" w:rsidRDefault="003B008B" w:rsidP="00C235D0">
      <w:r>
        <w:t xml:space="preserve">The Aggregator part has been </w:t>
      </w:r>
      <w:r w:rsidR="005A7013">
        <w:t xml:space="preserve">newly </w:t>
      </w:r>
      <w:r>
        <w:t xml:space="preserve">developed in the context of ARTIST, following the needs of some of the partners in the project, in order to gather in one global XML model the information </w:t>
      </w:r>
      <w:r w:rsidR="00A80E83">
        <w:t>from</w:t>
      </w:r>
      <w:r>
        <w:t xml:space="preserve"> several different XML (configuration) files that are actually related together.</w:t>
      </w:r>
    </w:p>
    <w:p w:rsidR="00F34036" w:rsidRDefault="00C235D0" w:rsidP="00F34036">
      <w:r>
        <w:t>For more information, reference documentation or download/installation instructions</w:t>
      </w:r>
      <w:r w:rsidR="009D77F6">
        <w:t xml:space="preserve"> about the Generic XML Model Discoverer</w:t>
      </w:r>
      <w:r>
        <w:t xml:space="preserve">, please go to the </w:t>
      </w:r>
      <w:proofErr w:type="spellStart"/>
      <w:r>
        <w:t>MoDisco</w:t>
      </w:r>
      <w:proofErr w:type="spellEnd"/>
      <w:r>
        <w:t xml:space="preserve"> homepage </w:t>
      </w:r>
      <w:r w:rsidR="00FB5EB5">
        <w:fldChar w:fldCharType="begin"/>
      </w:r>
      <w:r>
        <w:instrText xml:space="preserve"> REF _Ref366068078 \n \h </w:instrText>
      </w:r>
      <w:r w:rsidR="00FB5EB5">
        <w:fldChar w:fldCharType="separate"/>
      </w:r>
      <w:r w:rsidR="001C00C2">
        <w:t>[4]</w:t>
      </w:r>
      <w:r w:rsidR="00FB5EB5">
        <w:fldChar w:fldCharType="end"/>
      </w:r>
      <w:r>
        <w:t>.</w:t>
      </w:r>
      <w:r w:rsidR="009D77F6">
        <w:t xml:space="preserve"> For details on the Aggregator </w:t>
      </w:r>
      <w:r w:rsidR="00F35AEE">
        <w:t xml:space="preserve">additional </w:t>
      </w:r>
      <w:r w:rsidR="009D77F6">
        <w:t>part, please take a look to the next subsections.</w:t>
      </w:r>
    </w:p>
    <w:p w:rsidR="00F34036" w:rsidRDefault="00F34036" w:rsidP="00F34036">
      <w:pPr>
        <w:pStyle w:val="Titre4"/>
      </w:pPr>
      <w:bookmarkStart w:id="153" w:name="_Toc397350308"/>
      <w:r>
        <w:t>Functional description</w:t>
      </w:r>
      <w:bookmarkEnd w:id="153"/>
    </w:p>
    <w:p w:rsidR="003626C6" w:rsidRPr="002F0BFA" w:rsidRDefault="003626C6" w:rsidP="003626C6">
      <w:r>
        <w:t>This component currently considers</w:t>
      </w:r>
      <w:r w:rsidRPr="002F0BFA">
        <w:t>:</w:t>
      </w:r>
    </w:p>
    <w:p w:rsidR="003626C6" w:rsidRDefault="003626C6" w:rsidP="003626C6">
      <w:pPr>
        <w:numPr>
          <w:ilvl w:val="0"/>
          <w:numId w:val="28"/>
        </w:numPr>
        <w:rPr>
          <w:i/>
        </w:rPr>
      </w:pPr>
      <w:r>
        <w:t>As i</w:t>
      </w:r>
      <w:r w:rsidRPr="002F0BFA">
        <w:t xml:space="preserve">nput: </w:t>
      </w:r>
      <w:r>
        <w:t>several XML documents (files) that are grouped in a same project or directory for instance</w:t>
      </w:r>
      <w:r>
        <w:rPr>
          <w:i/>
        </w:rPr>
        <w:t>.</w:t>
      </w:r>
    </w:p>
    <w:p w:rsidR="003626C6" w:rsidRPr="003626C6" w:rsidRDefault="003626C6" w:rsidP="003626C6">
      <w:pPr>
        <w:numPr>
          <w:ilvl w:val="0"/>
          <w:numId w:val="28"/>
        </w:numPr>
        <w:rPr>
          <w:i/>
        </w:rPr>
      </w:pPr>
      <w:r>
        <w:t>As o</w:t>
      </w:r>
      <w:r w:rsidRPr="002F0BFA">
        <w:t xml:space="preserve">utput: a </w:t>
      </w:r>
      <w:r>
        <w:t>complete XML</w:t>
      </w:r>
      <w:r w:rsidRPr="002F0BFA">
        <w:t xml:space="preserve"> model containing</w:t>
      </w:r>
      <w:r>
        <w:t xml:space="preserve"> data extracted out of each one of the XML documents taken as input</w:t>
      </w:r>
      <w:r w:rsidR="003D7701">
        <w:t>s</w:t>
      </w:r>
      <w:r w:rsidR="00D85387">
        <w:t xml:space="preserve"> (cf. </w:t>
      </w:r>
      <w:r w:rsidR="00FB5EB5">
        <w:fldChar w:fldCharType="begin"/>
      </w:r>
      <w:r w:rsidR="00D85387">
        <w:instrText xml:space="preserve"> REF _Ref366683957 \h </w:instrText>
      </w:r>
      <w:r w:rsidR="00FB5EB5">
        <w:fldChar w:fldCharType="separate"/>
      </w:r>
      <w:r w:rsidR="001C00C2" w:rsidRPr="0063115C">
        <w:t xml:space="preserve">Figure </w:t>
      </w:r>
      <w:r w:rsidR="00FB5EB5">
        <w:fldChar w:fldCharType="end"/>
      </w:r>
      <w:r w:rsidR="00D85387">
        <w:t>)</w:t>
      </w:r>
      <w:r w:rsidRPr="002F0BFA">
        <w:t>.</w:t>
      </w:r>
    </w:p>
    <w:p w:rsidR="00D85387" w:rsidRDefault="00D85387" w:rsidP="00D85387">
      <w:pPr>
        <w:jc w:val="center"/>
        <w:rPr>
          <w:highlight w:val="yellow"/>
        </w:rPr>
      </w:pPr>
      <w:r>
        <w:rPr>
          <w:noProof/>
          <w:lang w:val="fr-FR" w:eastAsia="fr-FR"/>
        </w:rPr>
        <w:drawing>
          <wp:inline distT="0" distB="0" distL="0" distR="0" wp14:anchorId="0D93957D" wp14:editId="71DA9C52">
            <wp:extent cx="4589374" cy="2697822"/>
            <wp:effectExtent l="114300" t="76200" r="135026" b="83478"/>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4594107" cy="2700604"/>
                    </a:xfrm>
                    <a:prstGeom prst="rect">
                      <a:avLst/>
                    </a:prstGeom>
                    <a:noFill/>
                    <a:ln w="6350">
                      <a:solidFill>
                        <a:schemeClr val="tx1"/>
                      </a:solidFill>
                      <a:miter lim="800000"/>
                      <a:headEnd/>
                      <a:tailEnd/>
                    </a:ln>
                    <a:effectLst>
                      <a:outerShdw blurRad="63500" sx="102000" sy="102000" algn="ctr" rotWithShape="0">
                        <a:prstClr val="black">
                          <a:alpha val="40000"/>
                        </a:prstClr>
                      </a:outerShdw>
                    </a:effectLst>
                  </pic:spPr>
                </pic:pic>
              </a:graphicData>
            </a:graphic>
          </wp:inline>
        </w:drawing>
      </w:r>
    </w:p>
    <w:p w:rsidR="00D85387" w:rsidRPr="0063115C" w:rsidRDefault="00FA1FE3" w:rsidP="00D85387">
      <w:pPr>
        <w:pStyle w:val="Lgende"/>
        <w:jc w:val="center"/>
        <w:rPr>
          <w:color w:val="auto"/>
          <w:highlight w:val="yellow"/>
        </w:rPr>
      </w:pPr>
      <w:bookmarkStart w:id="154" w:name="_Ref366683957"/>
      <w:bookmarkStart w:id="155" w:name="_Ref366683945"/>
      <w:r w:rsidRPr="0063115C">
        <w:rPr>
          <w:color w:val="auto"/>
        </w:rPr>
        <w:t xml:space="preserve">Figure </w:t>
      </w:r>
      <w:bookmarkEnd w:id="154"/>
      <w:r w:rsidR="003C219E">
        <w:rPr>
          <w:color w:val="auto"/>
        </w:rPr>
        <w:t>19</w:t>
      </w:r>
      <w:r w:rsidRPr="0063115C">
        <w:rPr>
          <w:color w:val="auto"/>
        </w:rPr>
        <w:t xml:space="preserve"> XML (Aggregated) model opened in the </w:t>
      </w:r>
      <w:proofErr w:type="spellStart"/>
      <w:r w:rsidRPr="0063115C">
        <w:rPr>
          <w:color w:val="auto"/>
        </w:rPr>
        <w:t>MoDisco</w:t>
      </w:r>
      <w:proofErr w:type="spellEnd"/>
      <w:r w:rsidRPr="0063115C">
        <w:rPr>
          <w:color w:val="auto"/>
        </w:rPr>
        <w:t xml:space="preserve"> Model Browser</w:t>
      </w:r>
      <w:bookmarkEnd w:id="155"/>
    </w:p>
    <w:p w:rsidR="00F34036" w:rsidRDefault="00F34036" w:rsidP="00F34036">
      <w:pPr>
        <w:pStyle w:val="Titre4"/>
      </w:pPr>
      <w:bookmarkStart w:id="156" w:name="_Toc397350309"/>
      <w:r>
        <w:lastRenderedPageBreak/>
        <w:t>Technical specifications</w:t>
      </w:r>
      <w:bookmarkEnd w:id="156"/>
    </w:p>
    <w:p w:rsidR="00E540ED" w:rsidRDefault="00E540ED" w:rsidP="00E540ED">
      <w:r w:rsidRPr="002F0BFA">
        <w:t>Th</w:t>
      </w:r>
      <w:r w:rsidR="00D1115C">
        <w:t>e</w:t>
      </w:r>
      <w:r w:rsidRPr="002F0BFA">
        <w:t xml:space="preserve"> </w:t>
      </w:r>
      <w:r w:rsidR="00D1115C">
        <w:t>A</w:t>
      </w:r>
      <w:r>
        <w:t>ggregator</w:t>
      </w:r>
      <w:r w:rsidRPr="002F0BFA">
        <w:t xml:space="preserve"> </w:t>
      </w:r>
      <w:r>
        <w:t>has been</w:t>
      </w:r>
      <w:r w:rsidRPr="002F0BFA">
        <w:t xml:space="preserve"> embedded </w:t>
      </w:r>
      <w:r>
        <w:t xml:space="preserve">in and packaged as </w:t>
      </w:r>
      <w:r w:rsidRPr="002F0BFA">
        <w:t xml:space="preserve">a </w:t>
      </w:r>
      <w:proofErr w:type="spellStart"/>
      <w:r w:rsidRPr="002F0BFA">
        <w:t>MoDisco</w:t>
      </w:r>
      <w:proofErr w:type="spellEnd"/>
      <w:r w:rsidRPr="002F0BFA">
        <w:t xml:space="preserve"> </w:t>
      </w:r>
      <w:r>
        <w:t>D</w:t>
      </w:r>
      <w:r w:rsidRPr="002F0BFA">
        <w:t>iscoverer (</w:t>
      </w:r>
      <w:r>
        <w:t xml:space="preserve">currently </w:t>
      </w:r>
      <w:r w:rsidRPr="002F0BFA">
        <w:t xml:space="preserve">named </w:t>
      </w:r>
      <w:proofErr w:type="spellStart"/>
      <w:r w:rsidRPr="002D32A5">
        <w:rPr>
          <w:i/>
        </w:rPr>
        <w:t>fr.inria.artist.modisco.xml.launcher</w:t>
      </w:r>
      <w:proofErr w:type="spellEnd"/>
      <w:r w:rsidR="00962C8C">
        <w:t>).</w:t>
      </w:r>
    </w:p>
    <w:p w:rsidR="00003950" w:rsidRDefault="00003950" w:rsidP="00003950">
      <w:r>
        <w:t>When executed</w:t>
      </w:r>
      <w:r w:rsidR="00437B7C">
        <w:t>,</w:t>
      </w:r>
      <w:r>
        <w:t xml:space="preserve"> the </w:t>
      </w:r>
      <w:r w:rsidR="00D1115C">
        <w:t xml:space="preserve">aggregator </w:t>
      </w:r>
      <w:r>
        <w:t>component actually starts from a project or folder containing several XML documents (files) and then:</w:t>
      </w:r>
    </w:p>
    <w:p w:rsidR="00003950" w:rsidRDefault="00003950" w:rsidP="00003950">
      <w:pPr>
        <w:pStyle w:val="Paragraphedeliste"/>
        <w:numPr>
          <w:ilvl w:val="0"/>
          <w:numId w:val="29"/>
        </w:numPr>
      </w:pPr>
      <w:r>
        <w:t>Searches for XML files in the folder passed as input</w:t>
      </w:r>
    </w:p>
    <w:p w:rsidR="00003950" w:rsidRPr="009825F5" w:rsidRDefault="00003950" w:rsidP="00003950">
      <w:pPr>
        <w:pStyle w:val="Paragraphedeliste"/>
        <w:numPr>
          <w:ilvl w:val="0"/>
          <w:numId w:val="29"/>
        </w:numPr>
      </w:pPr>
      <w:r>
        <w:t>Once an XML document has been found, it launches the Generic XML Model Discoverer on it. The obtained XML model is not serialized at this time (and just kept in memory).</w:t>
      </w:r>
    </w:p>
    <w:p w:rsidR="00003950" w:rsidRDefault="00003950" w:rsidP="00003950">
      <w:pPr>
        <w:pStyle w:val="Paragraphedeliste"/>
        <w:numPr>
          <w:ilvl w:val="0"/>
          <w:numId w:val="29"/>
        </w:numPr>
      </w:pPr>
      <w:r>
        <w:t>The root element of the obtained XML model is stored in a central XML model shared by the whole discovery process.</w:t>
      </w:r>
    </w:p>
    <w:p w:rsidR="00003950" w:rsidRDefault="00D1115C" w:rsidP="00003950">
      <w:r>
        <w:t xml:space="preserve">At the end of the process, when all the XML files have been </w:t>
      </w:r>
      <w:r w:rsidR="00F11E78">
        <w:t>processed iteratively</w:t>
      </w:r>
      <w:r>
        <w:t xml:space="preserve">, the obtained XML </w:t>
      </w:r>
      <w:r w:rsidR="00B30E76">
        <w:t>m</w:t>
      </w:r>
      <w:r>
        <w:t xml:space="preserve">odel is </w:t>
      </w:r>
      <w:r w:rsidR="006E4D6B">
        <w:t xml:space="preserve">finally </w:t>
      </w:r>
      <w:r>
        <w:t>serialize</w:t>
      </w:r>
      <w:r w:rsidR="00B03984">
        <w:t>d</w:t>
      </w:r>
      <w:r>
        <w:t xml:space="preserve"> at the same level as the directory.</w:t>
      </w:r>
    </w:p>
    <w:p w:rsidR="00962C8C" w:rsidRPr="002F0BFA" w:rsidRDefault="00962C8C" w:rsidP="00962C8C">
      <w:r>
        <w:t xml:space="preserve">As a summary, </w:t>
      </w:r>
      <w:r w:rsidR="00C61C11">
        <w:t xml:space="preserve">Eclipse </w:t>
      </w:r>
      <w:proofErr w:type="spellStart"/>
      <w:r w:rsidR="00C61C11" w:rsidRPr="0036165A">
        <w:t>MoDisco</w:t>
      </w:r>
      <w:proofErr w:type="spellEnd"/>
      <w:r w:rsidR="00C61C11">
        <w:t xml:space="preserve"> </w:t>
      </w:r>
      <w:r w:rsidR="00FB5EB5">
        <w:fldChar w:fldCharType="begin"/>
      </w:r>
      <w:r w:rsidR="00C61C11">
        <w:instrText xml:space="preserve"> REF _Ref366068078 \n \h </w:instrText>
      </w:r>
      <w:r w:rsidR="00FB5EB5">
        <w:fldChar w:fldCharType="separate"/>
      </w:r>
      <w:r w:rsidR="001C00C2">
        <w:t>[4]</w:t>
      </w:r>
      <w:r w:rsidR="00FB5EB5">
        <w:fldChar w:fldCharType="end"/>
      </w:r>
      <w:r>
        <w:t xml:space="preserve"> ha</w:t>
      </w:r>
      <w:r w:rsidR="00890D5E">
        <w:t>s</w:t>
      </w:r>
      <w:r>
        <w:t xml:space="preserve"> been used and deployed in the context of this component</w:t>
      </w:r>
      <w:r w:rsidR="00C61C11">
        <w:t xml:space="preserve"> for the XML</w:t>
      </w:r>
      <w:r w:rsidR="00C61C11" w:rsidRPr="0036165A">
        <w:t xml:space="preserve"> </w:t>
      </w:r>
      <w:r w:rsidR="00C61C11">
        <w:t>metamodel and XML generic m</w:t>
      </w:r>
      <w:r w:rsidR="00C61C11" w:rsidRPr="0036165A">
        <w:t>odel discover</w:t>
      </w:r>
      <w:r w:rsidR="00C61C11">
        <w:t>y</w:t>
      </w:r>
      <w:r w:rsidR="006F36F5">
        <w:t xml:space="preserve"> support</w:t>
      </w:r>
      <w:r w:rsidR="00C61C11">
        <w:t>.</w:t>
      </w:r>
    </w:p>
    <w:p w:rsidR="00F34036" w:rsidRDefault="00F34036" w:rsidP="00C63722">
      <w:pPr>
        <w:pStyle w:val="Titre4"/>
      </w:pPr>
      <w:bookmarkStart w:id="157" w:name="_Toc397350310"/>
      <w:r>
        <w:t>Download and installation instructions</w:t>
      </w:r>
      <w:bookmarkEnd w:id="157"/>
    </w:p>
    <w:p w:rsidR="009B6D61" w:rsidRPr="002F0BFA" w:rsidRDefault="009B6D61" w:rsidP="009B6D61">
      <w:r>
        <w:t>Thus, t</w:t>
      </w:r>
      <w:r w:rsidRPr="002F0BFA">
        <w:t>h</w:t>
      </w:r>
      <w:r>
        <w:t>is</w:t>
      </w:r>
      <w:r w:rsidRPr="002F0BFA">
        <w:t xml:space="preserve"> component requires the following software </w:t>
      </w:r>
      <w:r>
        <w:t>to be installed</w:t>
      </w:r>
      <w:r w:rsidRPr="002F0BFA">
        <w:t>:</w:t>
      </w:r>
    </w:p>
    <w:p w:rsidR="009B6D61" w:rsidRPr="002F0BFA" w:rsidRDefault="009B6D61" w:rsidP="009B6D61">
      <w:pPr>
        <w:pStyle w:val="Paragraphedeliste"/>
        <w:numPr>
          <w:ilvl w:val="0"/>
          <w:numId w:val="19"/>
        </w:numPr>
      </w:pPr>
      <w:r w:rsidRPr="002F0BFA">
        <w:t xml:space="preserve">Eclipse </w:t>
      </w:r>
      <w:r>
        <w:t xml:space="preserve">Platform (get the latest </w:t>
      </w:r>
      <w:r w:rsidRPr="002F0BFA">
        <w:t xml:space="preserve">Eclipse </w:t>
      </w:r>
      <w:proofErr w:type="spellStart"/>
      <w:r w:rsidRPr="002F0BFA">
        <w:t>Modeling</w:t>
      </w:r>
      <w:proofErr w:type="spellEnd"/>
      <w:r w:rsidRPr="002F0BFA">
        <w:t xml:space="preserve"> </w:t>
      </w:r>
      <w:r>
        <w:t>bundle</w:t>
      </w:r>
      <w:r w:rsidRPr="002F0BFA">
        <w:t>)</w:t>
      </w:r>
    </w:p>
    <w:p w:rsidR="009B6D61" w:rsidRPr="002F0BFA" w:rsidRDefault="009B6D61" w:rsidP="009B6D61">
      <w:pPr>
        <w:pStyle w:val="Paragraphedeliste"/>
        <w:numPr>
          <w:ilvl w:val="0"/>
          <w:numId w:val="19"/>
        </w:numPr>
      </w:pPr>
      <w:r>
        <w:t xml:space="preserve">Eclipse </w:t>
      </w:r>
      <w:proofErr w:type="spellStart"/>
      <w:r>
        <w:t>MoDisco</w:t>
      </w:r>
      <w:proofErr w:type="spellEnd"/>
      <w:r>
        <w:t xml:space="preserve"> SDK</w:t>
      </w:r>
    </w:p>
    <w:p w:rsidR="00F34036" w:rsidRPr="0039553A" w:rsidRDefault="0087002F" w:rsidP="009B6D61">
      <w:r>
        <w:t>As for the other newly developed components, t</w:t>
      </w:r>
      <w:r w:rsidRPr="002F0BFA">
        <w:t xml:space="preserve">he </w:t>
      </w:r>
      <w:r>
        <w:t xml:space="preserve">sources </w:t>
      </w:r>
      <w:r w:rsidRPr="002F0BFA">
        <w:t>can be downloaded from the public repository</w:t>
      </w:r>
      <w:r>
        <w:t xml:space="preserve"> (cf. section </w:t>
      </w:r>
      <w:r w:rsidR="00FB5EB5">
        <w:fldChar w:fldCharType="begin"/>
      </w:r>
      <w:r>
        <w:instrText xml:space="preserve"> REF _Ref367692997 \n \h </w:instrText>
      </w:r>
      <w:r w:rsidR="00FB5EB5">
        <w:fldChar w:fldCharType="separate"/>
      </w:r>
      <w:r w:rsidR="001C00C2">
        <w:t>2.5</w:t>
      </w:r>
      <w:r w:rsidR="00FB5EB5">
        <w:fldChar w:fldCharType="end"/>
      </w:r>
      <w:r>
        <w:t>).</w:t>
      </w:r>
    </w:p>
    <w:p w:rsidR="00F34036" w:rsidRDefault="00F34036" w:rsidP="00C63722">
      <w:pPr>
        <w:pStyle w:val="Titre4"/>
      </w:pPr>
      <w:bookmarkStart w:id="158" w:name="_Toc397350311"/>
      <w:r>
        <w:t>User manual</w:t>
      </w:r>
      <w:bookmarkEnd w:id="158"/>
    </w:p>
    <w:p w:rsidR="004C2F36" w:rsidRDefault="004C2F36" w:rsidP="004C2F36">
      <w:r>
        <w:t xml:space="preserve">To use the component, you can start from </w:t>
      </w:r>
      <w:r w:rsidR="008B298A">
        <w:t xml:space="preserve">a </w:t>
      </w:r>
      <w:r w:rsidR="00334AE3">
        <w:t>folder containing one or several XML files (even nested in sub-folders)</w:t>
      </w:r>
      <w:r>
        <w:t xml:space="preserve"> and then:</w:t>
      </w:r>
    </w:p>
    <w:p w:rsidR="004C2F36" w:rsidRDefault="004C2F36" w:rsidP="004C2F36">
      <w:pPr>
        <w:pStyle w:val="Paragraphedeliste"/>
        <w:numPr>
          <w:ilvl w:val="0"/>
          <w:numId w:val="29"/>
        </w:numPr>
      </w:pPr>
      <w:r w:rsidRPr="002F0BFA">
        <w:t>Right-click on th</w:t>
      </w:r>
      <w:r w:rsidR="00EA716B">
        <w:t>is</w:t>
      </w:r>
      <w:r w:rsidRPr="002F0BFA">
        <w:t xml:space="preserve"> </w:t>
      </w:r>
      <w:r w:rsidR="00EA716B">
        <w:t>folder</w:t>
      </w:r>
      <w:r w:rsidRPr="002F0BFA">
        <w:t>.</w:t>
      </w:r>
    </w:p>
    <w:p w:rsidR="004C2F36" w:rsidRPr="009825F5" w:rsidRDefault="004C2F36" w:rsidP="004C2F36">
      <w:pPr>
        <w:pStyle w:val="Paragraphedeliste"/>
        <w:numPr>
          <w:ilvl w:val="0"/>
          <w:numId w:val="29"/>
        </w:numPr>
      </w:pPr>
      <w:r w:rsidRPr="002F0BFA">
        <w:t xml:space="preserve">Select the following menus </w:t>
      </w:r>
      <w:r w:rsidRPr="009825F5">
        <w:rPr>
          <w:i/>
        </w:rPr>
        <w:t xml:space="preserve">“Discovery / </w:t>
      </w:r>
      <w:r>
        <w:rPr>
          <w:i/>
        </w:rPr>
        <w:t>D</w:t>
      </w:r>
      <w:r w:rsidRPr="009825F5">
        <w:rPr>
          <w:i/>
        </w:rPr>
        <w:t xml:space="preserve">iscoverers / </w:t>
      </w:r>
      <w:r w:rsidR="00EA716B">
        <w:rPr>
          <w:i/>
        </w:rPr>
        <w:t>Multiple XML file discoverer</w:t>
      </w:r>
      <w:r w:rsidRPr="009825F5">
        <w:rPr>
          <w:i/>
        </w:rPr>
        <w:t>”.</w:t>
      </w:r>
    </w:p>
    <w:p w:rsidR="004C2F36" w:rsidRDefault="002812E8" w:rsidP="004C2F36">
      <w:pPr>
        <w:pStyle w:val="Paragraphedeliste"/>
        <w:numPr>
          <w:ilvl w:val="0"/>
          <w:numId w:val="29"/>
        </w:numPr>
      </w:pPr>
      <w:r>
        <w:t xml:space="preserve">The same kind of window as the one shown in </w:t>
      </w:r>
      <w:r w:rsidR="00FB5EB5">
        <w:fldChar w:fldCharType="begin"/>
      </w:r>
      <w:r>
        <w:instrText xml:space="preserve"> REF _Ref366159772 \h </w:instrText>
      </w:r>
      <w:r w:rsidR="00FB5EB5">
        <w:fldChar w:fldCharType="separate"/>
      </w:r>
      <w:r w:rsidR="001C00C2" w:rsidRPr="00FA1FE3">
        <w:rPr>
          <w:color w:val="943634" w:themeColor="accent2" w:themeShade="BF"/>
        </w:rPr>
        <w:t xml:space="preserve">Figure </w:t>
      </w:r>
      <w:r w:rsidR="001C00C2">
        <w:rPr>
          <w:noProof/>
          <w:color w:val="943634" w:themeColor="accent2" w:themeShade="BF"/>
        </w:rPr>
        <w:t>6</w:t>
      </w:r>
      <w:r w:rsidR="00FB5EB5">
        <w:fldChar w:fldCharType="end"/>
      </w:r>
      <w:r>
        <w:t xml:space="preserve"> will open and ask whether you want to </w:t>
      </w:r>
      <w:r w:rsidR="006063D9">
        <w:t xml:space="preserve">serialize </w:t>
      </w:r>
      <w:r>
        <w:t xml:space="preserve">the output XML model </w:t>
      </w:r>
      <w:r w:rsidR="006063D9">
        <w:t xml:space="preserve">and set manually its </w:t>
      </w:r>
      <w:r>
        <w:t>location.</w:t>
      </w:r>
    </w:p>
    <w:p w:rsidR="006063D9" w:rsidRDefault="006063D9" w:rsidP="004C2F36">
      <w:pPr>
        <w:pStyle w:val="Paragraphedeliste"/>
        <w:numPr>
          <w:ilvl w:val="0"/>
          <w:numId w:val="29"/>
        </w:numPr>
      </w:pPr>
      <w:r w:rsidRPr="002F0BFA">
        <w:t>Valid</w:t>
      </w:r>
      <w:r>
        <w:t>ate</w:t>
      </w:r>
      <w:r w:rsidRPr="002F0BFA">
        <w:t xml:space="preserve"> y</w:t>
      </w:r>
      <w:r>
        <w:t>our choices in the window, and run the discovery process</w:t>
      </w:r>
      <w:r w:rsidRPr="002F0BFA">
        <w:t xml:space="preserve">. </w:t>
      </w:r>
      <w:r>
        <w:t>The resulting XML model will by default (i.e., if not specified differently) be saved</w:t>
      </w:r>
      <w:r w:rsidRPr="002F0BFA">
        <w:t xml:space="preserve"> </w:t>
      </w:r>
      <w:r>
        <w:t xml:space="preserve">at </w:t>
      </w:r>
      <w:r w:rsidR="00E40133">
        <w:t>the level of the initially selected folder</w:t>
      </w:r>
      <w:r w:rsidRPr="002F0BFA">
        <w:t>.</w:t>
      </w:r>
    </w:p>
    <w:p w:rsidR="00F34036" w:rsidRPr="004B4E3D" w:rsidRDefault="004C2F36" w:rsidP="004B4E3D">
      <w:pPr>
        <w:rPr>
          <w:u w:val="single"/>
        </w:rPr>
      </w:pPr>
      <w:r w:rsidRPr="009825F5">
        <w:t xml:space="preserve">The obtained </w:t>
      </w:r>
      <w:r>
        <w:t xml:space="preserve">XML </w:t>
      </w:r>
      <w:r w:rsidRPr="009825F5">
        <w:t xml:space="preserve">model can </w:t>
      </w:r>
      <w:r>
        <w:t xml:space="preserve">finally </w:t>
      </w:r>
      <w:r w:rsidRPr="009825F5">
        <w:t xml:space="preserve">be navigated using the </w:t>
      </w:r>
      <w:proofErr w:type="spellStart"/>
      <w:r>
        <w:t>MoDisco</w:t>
      </w:r>
      <w:proofErr w:type="spellEnd"/>
      <w:r>
        <w:t xml:space="preserve"> Model Browser for instance (cf. </w:t>
      </w:r>
      <w:r w:rsidR="00FB5EB5">
        <w:fldChar w:fldCharType="begin"/>
      </w:r>
      <w:r w:rsidR="00121A31">
        <w:instrText xml:space="preserve"> REF _Ref366683957 \h </w:instrText>
      </w:r>
      <w:r w:rsidR="00FB5EB5">
        <w:fldChar w:fldCharType="separate"/>
      </w:r>
      <w:r w:rsidR="001C00C2" w:rsidRPr="0063115C">
        <w:t xml:space="preserve">Figure </w:t>
      </w:r>
      <w:r w:rsidR="00FB5EB5">
        <w:fldChar w:fldCharType="end"/>
      </w:r>
      <w:r w:rsidR="006D4EED">
        <w:t>9</w:t>
      </w:r>
      <w:r>
        <w:t xml:space="preserve"> for seeing an example).</w:t>
      </w:r>
    </w:p>
    <w:p w:rsidR="00F34036" w:rsidRDefault="00F34036" w:rsidP="00C63722">
      <w:pPr>
        <w:pStyle w:val="Titre4"/>
      </w:pPr>
      <w:bookmarkStart w:id="159" w:name="_Toc397350312"/>
      <w:r>
        <w:t>Licensing information</w:t>
      </w:r>
      <w:bookmarkEnd w:id="159"/>
      <w:r>
        <w:t xml:space="preserve"> </w:t>
      </w:r>
    </w:p>
    <w:p w:rsidR="00765D33" w:rsidRPr="002F0BFA" w:rsidRDefault="00A11808" w:rsidP="00765D33">
      <w:r w:rsidRPr="002F0BFA">
        <w:t>This component is provid</w:t>
      </w:r>
      <w:r>
        <w:t>ed as open source</w:t>
      </w:r>
      <w:r w:rsidRPr="002F0BFA">
        <w:t xml:space="preserve"> under the Eclipse </w:t>
      </w:r>
      <w:r>
        <w:t>Public L</w:t>
      </w:r>
      <w:r w:rsidRPr="002F0BFA">
        <w:t>icense</w:t>
      </w:r>
      <w:r>
        <w:t xml:space="preserve"> </w:t>
      </w:r>
      <w:r w:rsidR="00FB5EB5">
        <w:fldChar w:fldCharType="begin"/>
      </w:r>
      <w:r>
        <w:instrText xml:space="preserve"> REF _Ref366228617 \n \h </w:instrText>
      </w:r>
      <w:r w:rsidR="00FB5EB5">
        <w:fldChar w:fldCharType="separate"/>
      </w:r>
      <w:r w:rsidR="001C00C2">
        <w:t>[5]</w:t>
      </w:r>
      <w:r w:rsidR="00FB5EB5">
        <w:fldChar w:fldCharType="end"/>
      </w:r>
      <w:r>
        <w:t>.</w:t>
      </w:r>
    </w:p>
    <w:p w:rsidR="003B10ED" w:rsidRPr="00D743DD" w:rsidRDefault="0094727A" w:rsidP="00D743DD">
      <w:pPr>
        <w:spacing w:line="276" w:lineRule="auto"/>
        <w:jc w:val="left"/>
        <w:rPr>
          <w:rFonts w:asciiTheme="majorHAnsi" w:eastAsiaTheme="majorEastAsia" w:hAnsiTheme="majorHAnsi" w:cstheme="majorBidi"/>
          <w:b/>
          <w:bCs/>
          <w:color w:val="943634"/>
          <w:sz w:val="28"/>
          <w:szCs w:val="28"/>
        </w:rPr>
      </w:pPr>
      <w:r>
        <w:br w:type="page"/>
      </w:r>
    </w:p>
    <w:p w:rsidR="004C35F3" w:rsidRDefault="004C35F3" w:rsidP="004C35F3">
      <w:pPr>
        <w:pStyle w:val="Titre2"/>
      </w:pPr>
      <w:bookmarkStart w:id="160" w:name="_Toc337747944"/>
      <w:bookmarkStart w:id="161" w:name="_Toc397350313"/>
      <w:bookmarkEnd w:id="23"/>
      <w:bookmarkEnd w:id="24"/>
      <w:r>
        <w:lastRenderedPageBreak/>
        <w:t>Component “Reusability Trace Tool”</w:t>
      </w:r>
      <w:bookmarkEnd w:id="161"/>
    </w:p>
    <w:p w:rsidR="004C35F3" w:rsidRPr="00617020" w:rsidRDefault="004C35F3" w:rsidP="004C35F3">
      <w:pPr>
        <w:pStyle w:val="Titre3"/>
        <w:rPr>
          <w:lang w:val="en-GB"/>
        </w:rPr>
      </w:pPr>
      <w:bookmarkStart w:id="162" w:name="_Toc397350314"/>
      <w:r w:rsidRPr="00617020">
        <w:rPr>
          <w:lang w:val="en-GB"/>
        </w:rPr>
        <w:t>Overview</w:t>
      </w:r>
      <w:bookmarkEnd w:id="162"/>
    </w:p>
    <w:p w:rsidR="00885EC7" w:rsidRPr="00885EC7" w:rsidRDefault="00885EC7" w:rsidP="00885EC7">
      <w:r w:rsidRPr="00885EC7">
        <w:t xml:space="preserve">The currently available tools and processes </w:t>
      </w:r>
      <w:r w:rsidR="00EE56D2" w:rsidRPr="00617020">
        <w:t>for</w:t>
      </w:r>
      <w:r w:rsidRPr="00885EC7">
        <w:t xml:space="preserve"> Reverse and Forward </w:t>
      </w:r>
      <w:r w:rsidRPr="00617020">
        <w:t>E</w:t>
      </w:r>
      <w:r w:rsidRPr="00885EC7">
        <w:t xml:space="preserve">ngineering do not provide </w:t>
      </w:r>
      <w:r w:rsidR="00EE56D2" w:rsidRPr="00617020">
        <w:t xml:space="preserve">dedicated </w:t>
      </w:r>
      <w:r w:rsidRPr="00885EC7">
        <w:t xml:space="preserve">mechanisms for selecting certain parts of </w:t>
      </w:r>
      <w:r w:rsidR="00F604D3" w:rsidRPr="00617020">
        <w:t xml:space="preserve">the source </w:t>
      </w:r>
      <w:r w:rsidRPr="00885EC7">
        <w:t xml:space="preserve">code and </w:t>
      </w:r>
      <w:r w:rsidR="00BF5934" w:rsidRPr="00617020">
        <w:t xml:space="preserve">then </w:t>
      </w:r>
      <w:r w:rsidRPr="00885EC7">
        <w:t>transfer them directly to the target system.</w:t>
      </w:r>
      <w:r w:rsidR="009D52D4">
        <w:t xml:space="preserve"> </w:t>
      </w:r>
      <w:r w:rsidRPr="00885EC7">
        <w:t xml:space="preserve">The migration or modernization process is done through </w:t>
      </w:r>
      <w:r w:rsidR="00620B7A" w:rsidRPr="00617020">
        <w:t xml:space="preserve">1) </w:t>
      </w:r>
      <w:r w:rsidRPr="00885EC7">
        <w:t>reverse engineering techniques generat</w:t>
      </w:r>
      <w:r w:rsidR="00620B7A" w:rsidRPr="00617020">
        <w:t>ing models</w:t>
      </w:r>
      <w:r w:rsidRPr="00885EC7">
        <w:t xml:space="preserve"> and </w:t>
      </w:r>
      <w:r w:rsidR="00620B7A" w:rsidRPr="00617020">
        <w:t xml:space="preserve">2) sets of </w:t>
      </w:r>
      <w:r w:rsidRPr="00885EC7">
        <w:t xml:space="preserve">M2M and </w:t>
      </w:r>
      <w:r w:rsidR="00620B7A" w:rsidRPr="00617020">
        <w:t xml:space="preserve">then </w:t>
      </w:r>
      <w:r w:rsidRPr="00885EC7">
        <w:t>M2T transformations to generate the target code</w:t>
      </w:r>
      <w:r w:rsidR="00620B7A" w:rsidRPr="00617020">
        <w:t xml:space="preserve"> from these models</w:t>
      </w:r>
      <w:r w:rsidRPr="00885EC7">
        <w:t>.</w:t>
      </w:r>
      <w:r w:rsidR="009D52D4">
        <w:t xml:space="preserve"> </w:t>
      </w:r>
      <w:r w:rsidRPr="00885EC7">
        <w:t>However</w:t>
      </w:r>
      <w:r w:rsidR="00D5171F" w:rsidRPr="00617020">
        <w:t>, in cases there is no</w:t>
      </w:r>
      <w:r w:rsidRPr="00885EC7">
        <w:t xml:space="preserve"> change </w:t>
      </w:r>
      <w:r w:rsidR="00D5171F" w:rsidRPr="00617020">
        <w:t>of</w:t>
      </w:r>
      <w:r w:rsidRPr="00885EC7">
        <w:t xml:space="preserve"> programming language, sometimes it </w:t>
      </w:r>
      <w:r w:rsidR="00360E7B">
        <w:t>is necessary</w:t>
      </w:r>
      <w:r w:rsidRPr="00885EC7">
        <w:t xml:space="preserve"> (and more effective) to transfer some fragments of the </w:t>
      </w:r>
      <w:r w:rsidR="00DD1F65">
        <w:t>source software</w:t>
      </w:r>
      <w:r w:rsidRPr="00885EC7">
        <w:t xml:space="preserve"> source code to the target system without executing the </w:t>
      </w:r>
      <w:r w:rsidR="001A24E1">
        <w:t xml:space="preserve">full </w:t>
      </w:r>
      <w:r w:rsidRPr="00885EC7">
        <w:t>transformation process.</w:t>
      </w:r>
    </w:p>
    <w:p w:rsidR="004C35F3" w:rsidRPr="00617020" w:rsidRDefault="00885EC7" w:rsidP="00885EC7">
      <w:r w:rsidRPr="00617020">
        <w:t xml:space="preserve">The objective of the “Reusability Trace Tool” </w:t>
      </w:r>
      <w:r w:rsidR="009A22CB">
        <w:t xml:space="preserve">(or RTT) </w:t>
      </w:r>
      <w:r w:rsidRPr="00617020">
        <w:t xml:space="preserve">is </w:t>
      </w:r>
      <w:r w:rsidR="00AA503F">
        <w:t xml:space="preserve">1) </w:t>
      </w:r>
      <w:r w:rsidRPr="00617020">
        <w:t xml:space="preserve">to provide a first automatic selection of pieces of code that can be transferred directly </w:t>
      </w:r>
      <w:r w:rsidR="00360E7B">
        <w:t xml:space="preserve">to the target system </w:t>
      </w:r>
      <w:r w:rsidRPr="00617020">
        <w:t xml:space="preserve">and </w:t>
      </w:r>
      <w:r w:rsidR="00AA503F">
        <w:t>2)</w:t>
      </w:r>
      <w:r w:rsidRPr="00617020">
        <w:t xml:space="preserve"> to permit the user to participate in the process and take </w:t>
      </w:r>
      <w:r w:rsidR="00702F1C">
        <w:t xml:space="preserve">actual </w:t>
      </w:r>
      <w:r w:rsidRPr="00617020">
        <w:t>decisions</w:t>
      </w:r>
      <w:r w:rsidR="00F76384" w:rsidRPr="00617020">
        <w:t>.</w:t>
      </w:r>
    </w:p>
    <w:p w:rsidR="004C35F3" w:rsidRPr="00617020" w:rsidRDefault="004C35F3" w:rsidP="004C35F3">
      <w:pPr>
        <w:pStyle w:val="Titre3"/>
        <w:rPr>
          <w:lang w:val="en-GB"/>
        </w:rPr>
      </w:pPr>
      <w:bookmarkStart w:id="163" w:name="_Toc397350315"/>
      <w:r w:rsidRPr="00617020">
        <w:rPr>
          <w:lang w:val="en-GB"/>
        </w:rPr>
        <w:t xml:space="preserve">Functional </w:t>
      </w:r>
      <w:r w:rsidR="000E0488">
        <w:rPr>
          <w:lang w:val="en-GB"/>
        </w:rPr>
        <w:t>d</w:t>
      </w:r>
      <w:r w:rsidRPr="00617020">
        <w:rPr>
          <w:lang w:val="en-GB"/>
        </w:rPr>
        <w:t>escription</w:t>
      </w:r>
      <w:bookmarkEnd w:id="163"/>
    </w:p>
    <w:p w:rsidR="004F4483" w:rsidRPr="004F4483" w:rsidRDefault="004F4483" w:rsidP="004F4483">
      <w:r>
        <w:t>A</w:t>
      </w:r>
      <w:r w:rsidRPr="004F4483">
        <w:t xml:space="preserve">n </w:t>
      </w:r>
      <w:r w:rsidR="00360E7B">
        <w:t>E</w:t>
      </w:r>
      <w:r w:rsidR="00360E7B" w:rsidRPr="004F4483">
        <w:t>clipse</w:t>
      </w:r>
      <w:r w:rsidR="00360E7B">
        <w:t>-</w:t>
      </w:r>
      <w:r w:rsidRPr="004F4483">
        <w:t>based tool has been developed allow</w:t>
      </w:r>
      <w:r>
        <w:t>ing</w:t>
      </w:r>
      <w:r w:rsidRPr="004F4483">
        <w:t xml:space="preserve"> reusing the </w:t>
      </w:r>
      <w:r w:rsidR="009B44B8">
        <w:t>input</w:t>
      </w:r>
      <w:r w:rsidRPr="004F4483">
        <w:t xml:space="preserve"> system’s code in a non-intrusive way, i</w:t>
      </w:r>
      <w:r w:rsidR="009B44B8">
        <w:t>.</w:t>
      </w:r>
      <w:r w:rsidRPr="004F4483">
        <w:t>e</w:t>
      </w:r>
      <w:r w:rsidR="009B44B8">
        <w:t>.</w:t>
      </w:r>
      <w:r w:rsidR="00360E7B">
        <w:t>,</w:t>
      </w:r>
      <w:r w:rsidRPr="004F4483">
        <w:t xml:space="preserve"> without modifying the models generated </w:t>
      </w:r>
      <w:r w:rsidR="00FD0B12">
        <w:t>all along the process</w:t>
      </w:r>
      <w:r w:rsidRPr="004F4483">
        <w:t>.</w:t>
      </w:r>
    </w:p>
    <w:p w:rsidR="004C35F3" w:rsidRDefault="004F4483" w:rsidP="004F4483">
      <w:r w:rsidRPr="004F4483">
        <w:t xml:space="preserve">The “Reusability tool” will allow the user to set the criteria for selecting the code </w:t>
      </w:r>
      <w:r w:rsidR="00264F81" w:rsidRPr="004F4483">
        <w:t xml:space="preserve">he/she </w:t>
      </w:r>
      <w:r w:rsidR="00EE76B9">
        <w:t>think</w:t>
      </w:r>
      <w:r w:rsidR="00264F81" w:rsidRPr="004F4483">
        <w:t xml:space="preserve">s appropriate </w:t>
      </w:r>
      <w:r w:rsidRPr="004F4483">
        <w:t>to reuse.</w:t>
      </w:r>
      <w:r w:rsidR="009D52D4">
        <w:t xml:space="preserve"> </w:t>
      </w:r>
      <w:r w:rsidRPr="004F4483">
        <w:t>After setting the criteria to be applied, an algorithm will be executed. This algorithm will use metrics established in the scope of WP5 and</w:t>
      </w:r>
      <w:r w:rsidR="00D96780">
        <w:t>,</w:t>
      </w:r>
      <w:r w:rsidRPr="004F4483">
        <w:t xml:space="preserve"> when finished, the user will see on a window the </w:t>
      </w:r>
      <w:r w:rsidR="00A13FA9">
        <w:t>set</w:t>
      </w:r>
      <w:r w:rsidR="00A13FA9" w:rsidRPr="004F4483">
        <w:t xml:space="preserve"> </w:t>
      </w:r>
      <w:r w:rsidRPr="004F4483">
        <w:t>of code snippets automatically proposed to be reused (class and method names).</w:t>
      </w:r>
      <w:r w:rsidR="00273761">
        <w:t xml:space="preserve"> </w:t>
      </w:r>
      <w:r w:rsidRPr="004F4483">
        <w:t xml:space="preserve">Through this result window, the user will be able to decide whether to accept the automatic proposal or </w:t>
      </w:r>
      <w:r w:rsidR="00151111">
        <w:t>to</w:t>
      </w:r>
      <w:r w:rsidRPr="004F4483">
        <w:t xml:space="preserve"> make some changes by selecting/deselecting the correspondent methods names (</w:t>
      </w:r>
      <w:r w:rsidR="000609D5">
        <w:t xml:space="preserve">via </w:t>
      </w:r>
      <w:r w:rsidRPr="004F4483">
        <w:t>check boxes).</w:t>
      </w:r>
      <w:r w:rsidR="000C1ABE">
        <w:t xml:space="preserve"> </w:t>
      </w:r>
      <w:r w:rsidR="000C1ABE" w:rsidRPr="000C1ABE">
        <w:t>The finally selected method names will be registered in a configuration file.</w:t>
      </w:r>
    </w:p>
    <w:p w:rsidR="009D52D4" w:rsidRDefault="009A22CB" w:rsidP="004F4483">
      <w:r>
        <w:rPr>
          <w:noProof/>
          <w:lang w:val="fr-FR" w:eastAsia="fr-FR"/>
        </w:rPr>
        <w:drawing>
          <wp:inline distT="0" distB="0" distL="0" distR="0" wp14:anchorId="6AABF3AB" wp14:editId="61AFC6F4">
            <wp:extent cx="5400040" cy="2911828"/>
            <wp:effectExtent l="19050" t="0" r="0" b="0"/>
            <wp:docPr id="20" name="Image 1" descr="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png"/>
                    <pic:cNvPicPr>
                      <a:picLocks noChangeAspect="1" noChangeArrowheads="1"/>
                    </pic:cNvPicPr>
                  </pic:nvPicPr>
                  <pic:blipFill>
                    <a:blip r:embed="rId33" cstate="print"/>
                    <a:srcRect/>
                    <a:stretch>
                      <a:fillRect/>
                    </a:stretch>
                  </pic:blipFill>
                  <pic:spPr bwMode="auto">
                    <a:xfrm>
                      <a:off x="0" y="0"/>
                      <a:ext cx="5400040" cy="2911828"/>
                    </a:xfrm>
                    <a:prstGeom prst="rect">
                      <a:avLst/>
                    </a:prstGeom>
                    <a:noFill/>
                    <a:ln w="9525">
                      <a:noFill/>
                      <a:miter lim="800000"/>
                      <a:headEnd/>
                      <a:tailEnd/>
                    </a:ln>
                  </pic:spPr>
                </pic:pic>
              </a:graphicData>
            </a:graphic>
          </wp:inline>
        </w:drawing>
      </w:r>
    </w:p>
    <w:p w:rsidR="009A22CB" w:rsidRPr="009A22CB" w:rsidRDefault="009A22CB" w:rsidP="009A22CB">
      <w:pPr>
        <w:pStyle w:val="Lgende"/>
        <w:jc w:val="center"/>
        <w:rPr>
          <w:color w:val="auto"/>
        </w:rPr>
      </w:pPr>
      <w:r w:rsidRPr="009A22CB">
        <w:rPr>
          <w:color w:val="auto"/>
        </w:rPr>
        <w:t xml:space="preserve">Figure </w:t>
      </w:r>
      <w:r w:rsidR="00AB1AF3">
        <w:rPr>
          <w:color w:val="auto"/>
        </w:rPr>
        <w:t>2</w:t>
      </w:r>
      <w:r w:rsidR="003C219E">
        <w:rPr>
          <w:color w:val="auto"/>
        </w:rPr>
        <w:t>0</w:t>
      </w:r>
      <w:r>
        <w:rPr>
          <w:color w:val="auto"/>
        </w:rPr>
        <w:t xml:space="preserve"> </w:t>
      </w:r>
      <w:r w:rsidR="00A840B4">
        <w:rPr>
          <w:color w:val="auto"/>
        </w:rPr>
        <w:t>Traceability in Reverse Engineering with RTT</w:t>
      </w:r>
      <w:r w:rsidR="006E73B4">
        <w:rPr>
          <w:color w:val="auto"/>
        </w:rPr>
        <w:t xml:space="preserve"> </w:t>
      </w:r>
      <w:r w:rsidR="006E73B4" w:rsidRPr="006E73B4">
        <w:rPr>
          <w:color w:val="auto"/>
          <w:highlight w:val="yellow"/>
        </w:rPr>
        <w:t>(TODO – CHECK TYPOS ON FIGURE)</w:t>
      </w:r>
    </w:p>
    <w:p w:rsidR="000C1ABE" w:rsidRDefault="000C1ABE" w:rsidP="000C1ABE">
      <w:r w:rsidRPr="000C1ABE">
        <w:t xml:space="preserve">Inside forward engineering tools (WP9) integrated in Eclipse, it will be implemented a mechanism that will allow the user to rewrite the code generated </w:t>
      </w:r>
      <w:r w:rsidR="00D76744">
        <w:t>with</w:t>
      </w:r>
      <w:r w:rsidRPr="000C1ABE">
        <w:t xml:space="preserve"> M2M and M2T </w:t>
      </w:r>
      <w:r w:rsidRPr="000C1ABE">
        <w:lastRenderedPageBreak/>
        <w:t xml:space="preserve">transformations by accessing directly the </w:t>
      </w:r>
      <w:r w:rsidR="00DD1F65">
        <w:t>source software</w:t>
      </w:r>
      <w:r w:rsidRPr="000C1ABE">
        <w:t xml:space="preserve"> code and the list of reusable methods in the </w:t>
      </w:r>
      <w:r w:rsidR="00D76744">
        <w:t xml:space="preserve">previously produced </w:t>
      </w:r>
      <w:r w:rsidRPr="000C1ABE">
        <w:t>configuration file.</w:t>
      </w:r>
    </w:p>
    <w:p w:rsidR="00DA6279" w:rsidRDefault="00DA6279" w:rsidP="000C1ABE">
      <w:r>
        <w:rPr>
          <w:noProof/>
          <w:lang w:val="fr-FR" w:eastAsia="fr-FR"/>
        </w:rPr>
        <w:drawing>
          <wp:inline distT="0" distB="0" distL="0" distR="0" wp14:anchorId="2F7064B2" wp14:editId="05D3C347">
            <wp:extent cx="5400040" cy="2928316"/>
            <wp:effectExtent l="19050" t="0" r="0" b="0"/>
            <wp:docPr id="21" name="Image 4" desc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ond.png"/>
                    <pic:cNvPicPr>
                      <a:picLocks noChangeAspect="1" noChangeArrowheads="1"/>
                    </pic:cNvPicPr>
                  </pic:nvPicPr>
                  <pic:blipFill>
                    <a:blip r:embed="rId34" cstate="print"/>
                    <a:srcRect/>
                    <a:stretch>
                      <a:fillRect/>
                    </a:stretch>
                  </pic:blipFill>
                  <pic:spPr bwMode="auto">
                    <a:xfrm>
                      <a:off x="0" y="0"/>
                      <a:ext cx="5400040" cy="2928316"/>
                    </a:xfrm>
                    <a:prstGeom prst="rect">
                      <a:avLst/>
                    </a:prstGeom>
                    <a:noFill/>
                    <a:ln w="9525">
                      <a:noFill/>
                      <a:miter lim="800000"/>
                      <a:headEnd/>
                      <a:tailEnd/>
                    </a:ln>
                  </pic:spPr>
                </pic:pic>
              </a:graphicData>
            </a:graphic>
          </wp:inline>
        </w:drawing>
      </w:r>
    </w:p>
    <w:p w:rsidR="00DA6279" w:rsidRDefault="00DA6279" w:rsidP="008D7F0A">
      <w:pPr>
        <w:pStyle w:val="Lgende"/>
        <w:jc w:val="center"/>
      </w:pPr>
      <w:r w:rsidRPr="00DA6279">
        <w:rPr>
          <w:color w:val="auto"/>
        </w:rPr>
        <w:t xml:space="preserve">Figure </w:t>
      </w:r>
      <w:r w:rsidR="006D4EED">
        <w:rPr>
          <w:color w:val="auto"/>
        </w:rPr>
        <w:t>2</w:t>
      </w:r>
      <w:r w:rsidR="003C219E">
        <w:rPr>
          <w:color w:val="auto"/>
        </w:rPr>
        <w:t>1</w:t>
      </w:r>
      <w:r>
        <w:t xml:space="preserve"> </w:t>
      </w:r>
      <w:r w:rsidR="003366F6">
        <w:rPr>
          <w:color w:val="auto"/>
        </w:rPr>
        <w:t xml:space="preserve">Traceability in </w:t>
      </w:r>
      <w:r w:rsidR="00D611DF">
        <w:rPr>
          <w:color w:val="auto"/>
        </w:rPr>
        <w:t>Forward</w:t>
      </w:r>
      <w:r w:rsidR="003366F6">
        <w:rPr>
          <w:color w:val="auto"/>
        </w:rPr>
        <w:t xml:space="preserve"> Engineering with RTT</w:t>
      </w:r>
    </w:p>
    <w:p w:rsidR="004C35F3" w:rsidRPr="00617020" w:rsidRDefault="004C35F3" w:rsidP="004C35F3">
      <w:pPr>
        <w:pStyle w:val="Titre3"/>
        <w:rPr>
          <w:lang w:val="en-GB"/>
        </w:rPr>
      </w:pPr>
      <w:bookmarkStart w:id="164" w:name="_Toc397350316"/>
      <w:r w:rsidRPr="00617020">
        <w:rPr>
          <w:lang w:val="en-GB"/>
        </w:rPr>
        <w:t xml:space="preserve">Technical </w:t>
      </w:r>
      <w:r w:rsidR="000E0488">
        <w:rPr>
          <w:lang w:val="en-GB"/>
        </w:rPr>
        <w:t>s</w:t>
      </w:r>
      <w:r w:rsidRPr="00617020">
        <w:rPr>
          <w:lang w:val="en-GB"/>
        </w:rPr>
        <w:t>pecifications</w:t>
      </w:r>
      <w:bookmarkEnd w:id="164"/>
    </w:p>
    <w:p w:rsidR="000E0488" w:rsidRPr="000E0488" w:rsidRDefault="000E0488" w:rsidP="000E0488">
      <w:r w:rsidRPr="000E0488">
        <w:t>The tool has been created as a</w:t>
      </w:r>
      <w:r w:rsidR="00EB597D">
        <w:t>n</w:t>
      </w:r>
      <w:r w:rsidRPr="000E0488">
        <w:t xml:space="preserve"> </w:t>
      </w:r>
      <w:r w:rsidR="00EB597D">
        <w:t>E</w:t>
      </w:r>
      <w:r w:rsidRPr="000E0488">
        <w:t xml:space="preserve">clipse plugin </w:t>
      </w:r>
      <w:r w:rsidR="00EB597D">
        <w:t xml:space="preserve">contributing to the workbench, </w:t>
      </w:r>
      <w:r w:rsidRPr="000E0488">
        <w:t xml:space="preserve">by using the </w:t>
      </w:r>
      <w:r w:rsidR="00EB597D">
        <w:t>SWT</w:t>
      </w:r>
      <w:r w:rsidRPr="000E0488">
        <w:t xml:space="preserve"> library and </w:t>
      </w:r>
      <w:proofErr w:type="spellStart"/>
      <w:r w:rsidRPr="000E0488">
        <w:t>WindowBuilder</w:t>
      </w:r>
      <w:proofErr w:type="spellEnd"/>
      <w:r w:rsidRPr="000E0488">
        <w:t xml:space="preserve"> as the Java GUI designer.</w:t>
      </w:r>
    </w:p>
    <w:p w:rsidR="000E0488" w:rsidRDefault="000E0488" w:rsidP="000E0488">
      <w:r w:rsidRPr="000E0488">
        <w:t>Next are detailed the main products and versions used in the development:</w:t>
      </w:r>
    </w:p>
    <w:p w:rsidR="000E0488" w:rsidRDefault="000E0488" w:rsidP="000E0488">
      <w:pPr>
        <w:pStyle w:val="Paragraphedeliste"/>
        <w:numPr>
          <w:ilvl w:val="0"/>
          <w:numId w:val="35"/>
        </w:numPr>
      </w:pPr>
      <w:r w:rsidRPr="000E0488">
        <w:t>Eclipse Kepler SR1 on Windows</w:t>
      </w:r>
    </w:p>
    <w:p w:rsidR="000E0488" w:rsidRDefault="000E0488" w:rsidP="000E0488">
      <w:pPr>
        <w:pStyle w:val="Paragraphedeliste"/>
        <w:numPr>
          <w:ilvl w:val="0"/>
          <w:numId w:val="35"/>
        </w:numPr>
      </w:pPr>
      <w:r w:rsidRPr="000E0488">
        <w:t>Java SE-1.7</w:t>
      </w:r>
    </w:p>
    <w:p w:rsidR="000E0488" w:rsidRPr="000E0488" w:rsidRDefault="000E0488" w:rsidP="000E0488">
      <w:pPr>
        <w:pStyle w:val="Paragraphedeliste"/>
        <w:numPr>
          <w:ilvl w:val="0"/>
          <w:numId w:val="35"/>
        </w:numPr>
      </w:pPr>
      <w:r w:rsidRPr="000E0488">
        <w:t>Window Builder 1.6.1</w:t>
      </w:r>
    </w:p>
    <w:p w:rsidR="004C35F3" w:rsidRPr="00617020" w:rsidRDefault="000E0488" w:rsidP="000E0488">
      <w:r w:rsidRPr="000E0488">
        <w:t>SWT is an open source widget toolkit for Java designed to provide efficient, portable access to the user-interface facilities of the operating systems on which it is implemented.</w:t>
      </w:r>
      <w:r w:rsidR="00DC6D25">
        <w:t xml:space="preserve"> </w:t>
      </w:r>
      <w:proofErr w:type="spellStart"/>
      <w:r w:rsidRPr="000E0488">
        <w:t>Windo</w:t>
      </w:r>
      <w:r w:rsidR="002D602D">
        <w:t>wBuilder</w:t>
      </w:r>
      <w:proofErr w:type="spellEnd"/>
      <w:r w:rsidR="002D602D">
        <w:t xml:space="preserve"> is a powerful and easy-to-</w:t>
      </w:r>
      <w:r w:rsidRPr="000E0488">
        <w:t>use bi-directional Java GUI designer composed of SWT Designer and Swing Designer that makes easy creating Java GUI applications without spending a lot of time writing code. Using the WYSIWYG visual designer and layout tools allows building simple forms to complex windows; the Java code will be generated automatically. It permits also easily add</w:t>
      </w:r>
      <w:r w:rsidR="00A13FA9">
        <w:t>ing</w:t>
      </w:r>
      <w:r w:rsidRPr="000E0488">
        <w:t xml:space="preserve"> controls using drag-and-drop, add</w:t>
      </w:r>
      <w:r w:rsidR="00A13FA9">
        <w:t>ing</w:t>
      </w:r>
      <w:r w:rsidRPr="000E0488">
        <w:t xml:space="preserve"> event handlers to those controls, </w:t>
      </w:r>
      <w:r w:rsidR="00A13FA9" w:rsidRPr="000E0488">
        <w:t>chang</w:t>
      </w:r>
      <w:r w:rsidR="00A13FA9">
        <w:t>ing</w:t>
      </w:r>
      <w:r w:rsidR="00A13FA9" w:rsidRPr="000E0488">
        <w:t xml:space="preserve"> </w:t>
      </w:r>
      <w:r w:rsidRPr="000E0488">
        <w:t xml:space="preserve">properties of them by using a property editor, </w:t>
      </w:r>
      <w:r w:rsidR="00A13FA9" w:rsidRPr="000E0488">
        <w:t>internationali</w:t>
      </w:r>
      <w:r w:rsidR="00CA5B90">
        <w:t>s</w:t>
      </w:r>
      <w:r w:rsidR="00A13FA9">
        <w:t>ing</w:t>
      </w:r>
      <w:r w:rsidR="00A13FA9" w:rsidRPr="000E0488">
        <w:t xml:space="preserve"> </w:t>
      </w:r>
      <w:r w:rsidRPr="000E0488">
        <w:t>an app</w:t>
      </w:r>
      <w:r w:rsidR="008032F0">
        <w:t>lication</w:t>
      </w:r>
      <w:r w:rsidRPr="000E0488">
        <w:t xml:space="preserve"> and much more.</w:t>
      </w:r>
    </w:p>
    <w:p w:rsidR="004C35F3" w:rsidRPr="00617020" w:rsidRDefault="004C35F3" w:rsidP="004C35F3">
      <w:pPr>
        <w:pStyle w:val="Titre3"/>
        <w:rPr>
          <w:lang w:val="en-GB"/>
        </w:rPr>
      </w:pPr>
      <w:bookmarkStart w:id="165" w:name="_Toc397350317"/>
      <w:r w:rsidRPr="00617020">
        <w:rPr>
          <w:lang w:val="en-GB"/>
        </w:rPr>
        <w:t xml:space="preserve">Download and </w:t>
      </w:r>
      <w:r w:rsidR="000E0488">
        <w:rPr>
          <w:lang w:val="en-GB"/>
        </w:rPr>
        <w:t>i</w:t>
      </w:r>
      <w:r w:rsidRPr="00617020">
        <w:rPr>
          <w:lang w:val="en-GB"/>
        </w:rPr>
        <w:t xml:space="preserve">nstallation </w:t>
      </w:r>
      <w:r w:rsidR="000E0488">
        <w:rPr>
          <w:lang w:val="en-GB"/>
        </w:rPr>
        <w:t>i</w:t>
      </w:r>
      <w:r w:rsidRPr="00617020">
        <w:rPr>
          <w:lang w:val="en-GB"/>
        </w:rPr>
        <w:t>nstructions</w:t>
      </w:r>
      <w:bookmarkEnd w:id="165"/>
    </w:p>
    <w:p w:rsidR="00966444" w:rsidRDefault="00966444" w:rsidP="00966444">
      <w:r w:rsidRPr="00966444">
        <w:t>This component requires the following software to be installed:</w:t>
      </w:r>
    </w:p>
    <w:p w:rsidR="00966444" w:rsidRDefault="00966444" w:rsidP="00966444">
      <w:pPr>
        <w:pStyle w:val="Paragraphedeliste"/>
        <w:numPr>
          <w:ilvl w:val="0"/>
          <w:numId w:val="36"/>
        </w:numPr>
      </w:pPr>
      <w:r w:rsidRPr="00966444">
        <w:t>Eclipse Kepler SR1</w:t>
      </w:r>
    </w:p>
    <w:p w:rsidR="00966444" w:rsidRPr="00966444" w:rsidRDefault="00966444" w:rsidP="00966444">
      <w:pPr>
        <w:pStyle w:val="Paragraphedeliste"/>
        <w:numPr>
          <w:ilvl w:val="0"/>
          <w:numId w:val="36"/>
        </w:numPr>
      </w:pPr>
      <w:r>
        <w:t>RTT</w:t>
      </w:r>
      <w:r w:rsidRPr="00966444">
        <w:t xml:space="preserve"> plugin (reusability.jar) can be downloaded from the public repository (cf. section 2.5).</w:t>
      </w:r>
    </w:p>
    <w:p w:rsidR="004C35F3" w:rsidRDefault="00966444" w:rsidP="00966444">
      <w:r w:rsidRPr="00966444">
        <w:t>It is also needed to copy a config</w:t>
      </w:r>
      <w:r>
        <w:t>uration</w:t>
      </w:r>
      <w:r w:rsidRPr="00966444">
        <w:t xml:space="preserve"> file called </w:t>
      </w:r>
      <w:r w:rsidRPr="00966444">
        <w:rPr>
          <w:i/>
        </w:rPr>
        <w:t>config.xml</w:t>
      </w:r>
      <w:r w:rsidRPr="00966444">
        <w:t xml:space="preserve"> to the file system where </w:t>
      </w:r>
      <w:r>
        <w:t>the plugin</w:t>
      </w:r>
      <w:r w:rsidRPr="00966444">
        <w:t xml:space="preserve"> </w:t>
      </w:r>
      <w:r>
        <w:t xml:space="preserve">is </w:t>
      </w:r>
      <w:r w:rsidRPr="00966444">
        <w:t>executed.</w:t>
      </w:r>
    </w:p>
    <w:p w:rsidR="003D4C9A" w:rsidRPr="00617020" w:rsidRDefault="003D4C9A" w:rsidP="00966444">
      <w:r>
        <w:lastRenderedPageBreak/>
        <w:t>As for all components, t</w:t>
      </w:r>
      <w:r w:rsidRPr="002F0BFA">
        <w:t xml:space="preserve">he </w:t>
      </w:r>
      <w:r>
        <w:t xml:space="preserve">sources </w:t>
      </w:r>
      <w:r w:rsidRPr="002F0BFA">
        <w:t>can be downloaded from the public repository</w:t>
      </w:r>
      <w:r>
        <w:t xml:space="preserve"> (cf. section </w:t>
      </w:r>
      <w:r w:rsidR="00FB5EB5">
        <w:fldChar w:fldCharType="begin"/>
      </w:r>
      <w:r>
        <w:instrText xml:space="preserve"> REF _Ref367692997 \n \h </w:instrText>
      </w:r>
      <w:r w:rsidR="00FB5EB5">
        <w:fldChar w:fldCharType="separate"/>
      </w:r>
      <w:r w:rsidR="001C00C2">
        <w:t>2.5</w:t>
      </w:r>
      <w:r w:rsidR="00FB5EB5">
        <w:fldChar w:fldCharType="end"/>
      </w:r>
      <w:r>
        <w:t>).</w:t>
      </w:r>
    </w:p>
    <w:p w:rsidR="00233B88" w:rsidRDefault="00233B88" w:rsidP="004C35F3">
      <w:pPr>
        <w:pStyle w:val="Titre3"/>
        <w:rPr>
          <w:lang w:val="en-GB"/>
        </w:rPr>
      </w:pPr>
      <w:bookmarkStart w:id="166" w:name="_Toc397350318"/>
      <w:r w:rsidRPr="00617020">
        <w:rPr>
          <w:lang w:val="en-GB"/>
        </w:rPr>
        <w:t xml:space="preserve">User </w:t>
      </w:r>
      <w:r>
        <w:rPr>
          <w:lang w:val="en-GB"/>
        </w:rPr>
        <w:t>m</w:t>
      </w:r>
      <w:r w:rsidRPr="00617020">
        <w:rPr>
          <w:lang w:val="en-GB"/>
        </w:rPr>
        <w:t>anual</w:t>
      </w:r>
      <w:bookmarkEnd w:id="166"/>
    </w:p>
    <w:p w:rsidR="00233B88" w:rsidRDefault="0095389E" w:rsidP="0095389E">
      <w:r>
        <w:t>This section</w:t>
      </w:r>
      <w:r w:rsidRPr="0095389E">
        <w:t xml:space="preserve"> describe</w:t>
      </w:r>
      <w:r>
        <w:t>s</w:t>
      </w:r>
      <w:r w:rsidRPr="0095389E">
        <w:t xml:space="preserve"> how can be used the “Reusability Tool” from a practical point of view.</w:t>
      </w:r>
      <w:r>
        <w:t xml:space="preserve"> </w:t>
      </w:r>
      <w:r w:rsidRPr="0095389E">
        <w:t>First, the user has to execute the plugin by clicking on the new menu option.</w:t>
      </w:r>
    </w:p>
    <w:p w:rsidR="0095389E" w:rsidRDefault="0095389E" w:rsidP="0095389E">
      <w:pPr>
        <w:jc w:val="center"/>
      </w:pPr>
      <w:r>
        <w:rPr>
          <w:noProof/>
          <w:lang w:val="fr-FR" w:eastAsia="fr-FR"/>
        </w:rPr>
        <w:drawing>
          <wp:inline distT="0" distB="0" distL="0" distR="0" wp14:anchorId="27F740A1" wp14:editId="53771F0D">
            <wp:extent cx="3905969" cy="899482"/>
            <wp:effectExtent l="19050" t="0" r="0" b="0"/>
            <wp:docPr id="22" name="Imag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png"/>
                    <pic:cNvPicPr>
                      <a:picLocks noChangeAspect="1" noChangeArrowheads="1"/>
                    </pic:cNvPicPr>
                  </pic:nvPicPr>
                  <pic:blipFill>
                    <a:blip r:embed="rId35" cstate="print"/>
                    <a:srcRect/>
                    <a:stretch>
                      <a:fillRect/>
                    </a:stretch>
                  </pic:blipFill>
                  <pic:spPr bwMode="auto">
                    <a:xfrm>
                      <a:off x="0" y="0"/>
                      <a:ext cx="3906841" cy="899683"/>
                    </a:xfrm>
                    <a:prstGeom prst="rect">
                      <a:avLst/>
                    </a:prstGeom>
                    <a:noFill/>
                    <a:ln w="9525">
                      <a:noFill/>
                      <a:miter lim="800000"/>
                      <a:headEnd/>
                      <a:tailEnd/>
                    </a:ln>
                  </pic:spPr>
                </pic:pic>
              </a:graphicData>
            </a:graphic>
          </wp:inline>
        </w:drawing>
      </w:r>
    </w:p>
    <w:p w:rsidR="0095389E" w:rsidRPr="0095389E" w:rsidRDefault="0095389E" w:rsidP="0095389E">
      <w:pPr>
        <w:pStyle w:val="Lgende"/>
        <w:jc w:val="center"/>
        <w:rPr>
          <w:color w:val="auto"/>
        </w:rPr>
      </w:pPr>
      <w:bookmarkStart w:id="167" w:name="_Toc397350338"/>
      <w:r w:rsidRPr="0095389E">
        <w:rPr>
          <w:color w:val="auto"/>
        </w:rPr>
        <w:t xml:space="preserve">Figure </w:t>
      </w:r>
      <w:r w:rsidR="00FB5EB5" w:rsidRPr="0095389E">
        <w:rPr>
          <w:color w:val="auto"/>
        </w:rPr>
        <w:fldChar w:fldCharType="begin"/>
      </w:r>
      <w:r w:rsidRPr="0095389E">
        <w:rPr>
          <w:color w:val="auto"/>
        </w:rPr>
        <w:instrText xml:space="preserve"> SEQ Figure \* ARABIC </w:instrText>
      </w:r>
      <w:r w:rsidR="00FB5EB5" w:rsidRPr="0095389E">
        <w:rPr>
          <w:color w:val="auto"/>
        </w:rPr>
        <w:fldChar w:fldCharType="separate"/>
      </w:r>
      <w:r w:rsidR="001C00C2">
        <w:rPr>
          <w:noProof/>
          <w:color w:val="auto"/>
        </w:rPr>
        <w:t>17</w:t>
      </w:r>
      <w:r w:rsidR="00FB5EB5" w:rsidRPr="0095389E">
        <w:rPr>
          <w:color w:val="auto"/>
        </w:rPr>
        <w:fldChar w:fldCharType="end"/>
      </w:r>
      <w:r w:rsidR="003C219E">
        <w:rPr>
          <w:color w:val="auto"/>
        </w:rPr>
        <w:t>2</w:t>
      </w:r>
      <w:r w:rsidRPr="0095389E">
        <w:rPr>
          <w:color w:val="auto"/>
        </w:rPr>
        <w:t xml:space="preserve"> RTT activation in Eclipse</w:t>
      </w:r>
      <w:bookmarkEnd w:id="167"/>
    </w:p>
    <w:p w:rsidR="003C27DA" w:rsidRDefault="003C27DA" w:rsidP="0095389E">
      <w:pPr>
        <w:rPr>
          <w:rFonts w:ascii="Arial" w:hAnsi="Arial" w:cs="Arial"/>
          <w:color w:val="000000"/>
          <w:sz w:val="20"/>
          <w:szCs w:val="20"/>
        </w:rPr>
      </w:pPr>
      <w:r>
        <w:rPr>
          <w:rFonts w:ascii="Arial" w:hAnsi="Arial" w:cs="Arial"/>
          <w:color w:val="000000"/>
          <w:sz w:val="20"/>
          <w:szCs w:val="20"/>
        </w:rPr>
        <w:t>After doing this, a modal window is opened.</w:t>
      </w:r>
    </w:p>
    <w:p w:rsidR="003C27DA" w:rsidRPr="003C27DA" w:rsidRDefault="003C27DA" w:rsidP="003C27DA">
      <w:pPr>
        <w:jc w:val="center"/>
        <w:rPr>
          <w:rFonts w:ascii="Arial" w:hAnsi="Arial" w:cs="Arial"/>
          <w:color w:val="000000"/>
          <w:sz w:val="20"/>
          <w:szCs w:val="20"/>
        </w:rPr>
      </w:pPr>
      <w:r>
        <w:rPr>
          <w:noProof/>
          <w:lang w:val="fr-FR" w:eastAsia="fr-FR"/>
        </w:rPr>
        <w:drawing>
          <wp:inline distT="0" distB="0" distL="0" distR="0" wp14:anchorId="1BEF2944" wp14:editId="410ECCA0">
            <wp:extent cx="2508490" cy="2040275"/>
            <wp:effectExtent l="19050" t="0" r="6110" b="0"/>
            <wp:docPr id="23" name="Imag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png"/>
                    <pic:cNvPicPr>
                      <a:picLocks noChangeAspect="1" noChangeArrowheads="1"/>
                    </pic:cNvPicPr>
                  </pic:nvPicPr>
                  <pic:blipFill>
                    <a:blip r:embed="rId36" cstate="print"/>
                    <a:srcRect/>
                    <a:stretch>
                      <a:fillRect/>
                    </a:stretch>
                  </pic:blipFill>
                  <pic:spPr bwMode="auto">
                    <a:xfrm>
                      <a:off x="0" y="0"/>
                      <a:ext cx="2513947" cy="2044714"/>
                    </a:xfrm>
                    <a:prstGeom prst="rect">
                      <a:avLst/>
                    </a:prstGeom>
                    <a:noFill/>
                    <a:ln w="9525">
                      <a:noFill/>
                      <a:miter lim="800000"/>
                      <a:headEnd/>
                      <a:tailEnd/>
                    </a:ln>
                  </pic:spPr>
                </pic:pic>
              </a:graphicData>
            </a:graphic>
          </wp:inline>
        </w:drawing>
      </w:r>
    </w:p>
    <w:p w:rsidR="0095389E" w:rsidRPr="003C27DA" w:rsidRDefault="003C27DA" w:rsidP="003C27DA">
      <w:pPr>
        <w:pStyle w:val="Lgende"/>
        <w:jc w:val="center"/>
        <w:rPr>
          <w:color w:val="auto"/>
        </w:rPr>
      </w:pPr>
      <w:bookmarkStart w:id="168" w:name="_Toc397350339"/>
      <w:r w:rsidRPr="003C27DA">
        <w:rPr>
          <w:color w:val="auto"/>
        </w:rPr>
        <w:t xml:space="preserve">Figure </w:t>
      </w:r>
      <w:r w:rsidR="00FB5EB5" w:rsidRPr="003C27DA">
        <w:rPr>
          <w:color w:val="auto"/>
        </w:rPr>
        <w:fldChar w:fldCharType="begin"/>
      </w:r>
      <w:r w:rsidRPr="003C27DA">
        <w:rPr>
          <w:color w:val="auto"/>
        </w:rPr>
        <w:instrText xml:space="preserve"> SEQ Figure \* ARABIC </w:instrText>
      </w:r>
      <w:r w:rsidR="00FB5EB5" w:rsidRPr="003C27DA">
        <w:rPr>
          <w:color w:val="auto"/>
        </w:rPr>
        <w:fldChar w:fldCharType="separate"/>
      </w:r>
      <w:r w:rsidR="001C00C2">
        <w:rPr>
          <w:noProof/>
          <w:color w:val="auto"/>
        </w:rPr>
        <w:t>18</w:t>
      </w:r>
      <w:r w:rsidR="00FB5EB5" w:rsidRPr="003C27DA">
        <w:rPr>
          <w:color w:val="auto"/>
        </w:rPr>
        <w:fldChar w:fldCharType="end"/>
      </w:r>
      <w:r w:rsidR="003C219E">
        <w:rPr>
          <w:color w:val="auto"/>
        </w:rPr>
        <w:t>3</w:t>
      </w:r>
      <w:r w:rsidRPr="003C27DA">
        <w:rPr>
          <w:color w:val="auto"/>
        </w:rPr>
        <w:t xml:space="preserve"> RTT wizard</w:t>
      </w:r>
      <w:bookmarkEnd w:id="168"/>
    </w:p>
    <w:p w:rsidR="0095389E" w:rsidRPr="003C27DA" w:rsidRDefault="003C27DA" w:rsidP="003C27DA">
      <w:r w:rsidRPr="003C27DA">
        <w:t>Here, the user has to set the reusability scope. In the first approach we have decided that i</w:t>
      </w:r>
      <w:r>
        <w:t xml:space="preserve">t </w:t>
      </w:r>
      <w:r w:rsidR="003C10A0">
        <w:t xml:space="preserve">could be “Presentation level“ </w:t>
      </w:r>
      <w:r w:rsidRPr="003C27DA">
        <w:t xml:space="preserve">or  “Business Level”. In case “Presentation Level” is </w:t>
      </w:r>
      <w:r>
        <w:t>selected, next window is opened</w:t>
      </w:r>
    </w:p>
    <w:p w:rsidR="003C27DA" w:rsidRPr="003C27DA" w:rsidRDefault="003C27DA" w:rsidP="003C27DA">
      <w:pPr>
        <w:jc w:val="center"/>
      </w:pPr>
      <w:r>
        <w:rPr>
          <w:noProof/>
          <w:lang w:val="fr-FR" w:eastAsia="fr-FR"/>
        </w:rPr>
        <w:drawing>
          <wp:inline distT="0" distB="0" distL="0" distR="0" wp14:anchorId="6FCCF56E" wp14:editId="24F07EF7">
            <wp:extent cx="3663405" cy="2017677"/>
            <wp:effectExtent l="19050" t="0" r="0" b="0"/>
            <wp:docPr id="24" name="Image 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png"/>
                    <pic:cNvPicPr>
                      <a:picLocks noChangeAspect="1" noChangeArrowheads="1"/>
                    </pic:cNvPicPr>
                  </pic:nvPicPr>
                  <pic:blipFill>
                    <a:blip r:embed="rId37" cstate="print"/>
                    <a:srcRect/>
                    <a:stretch>
                      <a:fillRect/>
                    </a:stretch>
                  </pic:blipFill>
                  <pic:spPr bwMode="auto">
                    <a:xfrm>
                      <a:off x="0" y="0"/>
                      <a:ext cx="3664887" cy="2018493"/>
                    </a:xfrm>
                    <a:prstGeom prst="rect">
                      <a:avLst/>
                    </a:prstGeom>
                    <a:noFill/>
                    <a:ln w="9525">
                      <a:noFill/>
                      <a:miter lim="800000"/>
                      <a:headEnd/>
                      <a:tailEnd/>
                    </a:ln>
                  </pic:spPr>
                </pic:pic>
              </a:graphicData>
            </a:graphic>
          </wp:inline>
        </w:drawing>
      </w:r>
    </w:p>
    <w:p w:rsidR="003C27DA" w:rsidRPr="003C27DA" w:rsidRDefault="003C27DA" w:rsidP="003C27DA">
      <w:pPr>
        <w:pStyle w:val="Lgende"/>
        <w:jc w:val="center"/>
        <w:rPr>
          <w:color w:val="auto"/>
        </w:rPr>
      </w:pPr>
      <w:bookmarkStart w:id="169" w:name="_Toc397350340"/>
      <w:r w:rsidRPr="003C27DA">
        <w:rPr>
          <w:color w:val="auto"/>
        </w:rPr>
        <w:t xml:space="preserve">Figure </w:t>
      </w:r>
      <w:r w:rsidR="00FB5EB5" w:rsidRPr="003C27DA">
        <w:rPr>
          <w:color w:val="auto"/>
        </w:rPr>
        <w:fldChar w:fldCharType="begin"/>
      </w:r>
      <w:r w:rsidRPr="003C27DA">
        <w:rPr>
          <w:color w:val="auto"/>
        </w:rPr>
        <w:instrText xml:space="preserve"> SEQ Figure \* ARABIC </w:instrText>
      </w:r>
      <w:r w:rsidR="00FB5EB5" w:rsidRPr="003C27DA">
        <w:rPr>
          <w:color w:val="auto"/>
        </w:rPr>
        <w:fldChar w:fldCharType="separate"/>
      </w:r>
      <w:r w:rsidR="001C00C2">
        <w:rPr>
          <w:noProof/>
          <w:color w:val="auto"/>
        </w:rPr>
        <w:t>19</w:t>
      </w:r>
      <w:r w:rsidR="00FB5EB5" w:rsidRPr="003C27DA">
        <w:rPr>
          <w:color w:val="auto"/>
        </w:rPr>
        <w:fldChar w:fldCharType="end"/>
      </w:r>
      <w:r w:rsidR="003C219E">
        <w:rPr>
          <w:color w:val="auto"/>
        </w:rPr>
        <w:t>4</w:t>
      </w:r>
      <w:r w:rsidRPr="003C27DA">
        <w:rPr>
          <w:color w:val="auto"/>
        </w:rPr>
        <w:t xml:space="preserve"> RTT wizard for Presentation layer</w:t>
      </w:r>
      <w:bookmarkEnd w:id="169"/>
    </w:p>
    <w:p w:rsidR="003C27DA" w:rsidRDefault="003C27DA" w:rsidP="003C27DA">
      <w:r w:rsidRPr="003C27DA">
        <w:t>Here it would be possible to select the path where presentation components are located in case same technology is used both in source and target systems.</w:t>
      </w:r>
      <w:r>
        <w:t xml:space="preserve"> </w:t>
      </w:r>
      <w:r w:rsidRPr="003C27DA">
        <w:t xml:space="preserve">In case of using different technologies at presentation layer (for example </w:t>
      </w:r>
      <w:proofErr w:type="spellStart"/>
      <w:r w:rsidRPr="003C27DA">
        <w:rPr>
          <w:i/>
        </w:rPr>
        <w:t>jsp</w:t>
      </w:r>
      <w:proofErr w:type="spellEnd"/>
      <w:r w:rsidRPr="003C27DA">
        <w:t xml:space="preserve"> in one site and </w:t>
      </w:r>
      <w:proofErr w:type="spellStart"/>
      <w:r w:rsidRPr="003C27DA">
        <w:rPr>
          <w:i/>
        </w:rPr>
        <w:t>php</w:t>
      </w:r>
      <w:proofErr w:type="spellEnd"/>
      <w:r w:rsidRPr="003C27DA">
        <w:t xml:space="preserve"> in the other), it would </w:t>
      </w:r>
      <w:r w:rsidRPr="003C27DA">
        <w:lastRenderedPageBreak/>
        <w:t>be impossible to reuse directly  any part of code at this level.</w:t>
      </w:r>
      <w:r>
        <w:t xml:space="preserve"> </w:t>
      </w:r>
      <w:r w:rsidRPr="003C27DA">
        <w:t xml:space="preserve">In case “Business Level” is </w:t>
      </w:r>
      <w:r w:rsidR="001627DD">
        <w:t>selected, next window is opened.</w:t>
      </w:r>
    </w:p>
    <w:p w:rsidR="003C27DA" w:rsidRDefault="004F2672" w:rsidP="004F2672">
      <w:pPr>
        <w:jc w:val="center"/>
      </w:pPr>
      <w:r>
        <w:rPr>
          <w:noProof/>
          <w:lang w:val="fr-FR" w:eastAsia="fr-FR"/>
        </w:rPr>
        <w:drawing>
          <wp:inline distT="0" distB="0" distL="0" distR="0" wp14:anchorId="394382E7" wp14:editId="6E01A218">
            <wp:extent cx="3877166" cy="4812148"/>
            <wp:effectExtent l="19050" t="0" r="9034" b="0"/>
            <wp:docPr id="25" name="Image 1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png"/>
                    <pic:cNvPicPr>
                      <a:picLocks noChangeAspect="1" noChangeArrowheads="1"/>
                    </pic:cNvPicPr>
                  </pic:nvPicPr>
                  <pic:blipFill>
                    <a:blip r:embed="rId38" cstate="print"/>
                    <a:srcRect/>
                    <a:stretch>
                      <a:fillRect/>
                    </a:stretch>
                  </pic:blipFill>
                  <pic:spPr bwMode="auto">
                    <a:xfrm>
                      <a:off x="0" y="0"/>
                      <a:ext cx="3878119" cy="4813330"/>
                    </a:xfrm>
                    <a:prstGeom prst="rect">
                      <a:avLst/>
                    </a:prstGeom>
                    <a:noFill/>
                    <a:ln w="9525">
                      <a:noFill/>
                      <a:miter lim="800000"/>
                      <a:headEnd/>
                      <a:tailEnd/>
                    </a:ln>
                  </pic:spPr>
                </pic:pic>
              </a:graphicData>
            </a:graphic>
          </wp:inline>
        </w:drawing>
      </w:r>
    </w:p>
    <w:p w:rsidR="003C27DA" w:rsidRPr="004F2672" w:rsidRDefault="004F2672" w:rsidP="004F2672">
      <w:pPr>
        <w:pStyle w:val="Lgende"/>
        <w:jc w:val="center"/>
        <w:rPr>
          <w:color w:val="auto"/>
        </w:rPr>
      </w:pPr>
      <w:bookmarkStart w:id="170" w:name="_Toc397350341"/>
      <w:r w:rsidRPr="004F2672">
        <w:rPr>
          <w:color w:val="auto"/>
        </w:rPr>
        <w:t xml:space="preserve">Figure </w:t>
      </w:r>
      <w:r w:rsidR="00FB5EB5" w:rsidRPr="004F2672">
        <w:rPr>
          <w:color w:val="auto"/>
        </w:rPr>
        <w:fldChar w:fldCharType="begin"/>
      </w:r>
      <w:r w:rsidRPr="004F2672">
        <w:rPr>
          <w:color w:val="auto"/>
        </w:rPr>
        <w:instrText xml:space="preserve"> SEQ Figure \* ARABIC </w:instrText>
      </w:r>
      <w:r w:rsidR="00FB5EB5" w:rsidRPr="004F2672">
        <w:rPr>
          <w:color w:val="auto"/>
        </w:rPr>
        <w:fldChar w:fldCharType="separate"/>
      </w:r>
      <w:r w:rsidR="001C00C2">
        <w:rPr>
          <w:noProof/>
          <w:color w:val="auto"/>
        </w:rPr>
        <w:t>20</w:t>
      </w:r>
      <w:r w:rsidR="00FB5EB5" w:rsidRPr="004F2672">
        <w:rPr>
          <w:color w:val="auto"/>
        </w:rPr>
        <w:fldChar w:fldCharType="end"/>
      </w:r>
      <w:r w:rsidR="003C219E">
        <w:rPr>
          <w:color w:val="auto"/>
        </w:rPr>
        <w:t>5</w:t>
      </w:r>
      <w:r w:rsidRPr="004F2672">
        <w:rPr>
          <w:color w:val="auto"/>
        </w:rPr>
        <w:t xml:space="preserve"> </w:t>
      </w:r>
      <w:r w:rsidRPr="003C27DA">
        <w:rPr>
          <w:color w:val="auto"/>
        </w:rPr>
        <w:t xml:space="preserve">RTT wizard for </w:t>
      </w:r>
      <w:r>
        <w:rPr>
          <w:color w:val="auto"/>
        </w:rPr>
        <w:t>Business</w:t>
      </w:r>
      <w:r w:rsidRPr="003C27DA">
        <w:rPr>
          <w:color w:val="auto"/>
        </w:rPr>
        <w:t xml:space="preserve"> layer</w:t>
      </w:r>
      <w:bookmarkEnd w:id="170"/>
    </w:p>
    <w:p w:rsidR="003C27DA" w:rsidRDefault="005C2E8C" w:rsidP="005C2E8C">
      <w:r w:rsidRPr="005C2E8C">
        <w:t>Through this window, the user can establish the conditions to automatically select the pieces of code (methods) that could be reused directly. After the conditions are established, next window is opened.</w:t>
      </w:r>
    </w:p>
    <w:p w:rsidR="003C27DA" w:rsidRDefault="005C2E8C" w:rsidP="005C2E8C">
      <w:pPr>
        <w:jc w:val="center"/>
      </w:pPr>
      <w:r>
        <w:rPr>
          <w:noProof/>
          <w:lang w:val="fr-FR" w:eastAsia="fr-FR"/>
        </w:rPr>
        <w:lastRenderedPageBreak/>
        <w:drawing>
          <wp:inline distT="0" distB="0" distL="0" distR="0" wp14:anchorId="4FB46C2D" wp14:editId="57A6E51F">
            <wp:extent cx="3448415" cy="2483073"/>
            <wp:effectExtent l="19050" t="0" r="0" b="0"/>
            <wp:docPr id="26" name="Image 1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png"/>
                    <pic:cNvPicPr>
                      <a:picLocks noChangeAspect="1" noChangeArrowheads="1"/>
                    </pic:cNvPicPr>
                  </pic:nvPicPr>
                  <pic:blipFill>
                    <a:blip r:embed="rId39" cstate="print"/>
                    <a:srcRect/>
                    <a:stretch>
                      <a:fillRect/>
                    </a:stretch>
                  </pic:blipFill>
                  <pic:spPr bwMode="auto">
                    <a:xfrm>
                      <a:off x="0" y="0"/>
                      <a:ext cx="3449579" cy="2483912"/>
                    </a:xfrm>
                    <a:prstGeom prst="rect">
                      <a:avLst/>
                    </a:prstGeom>
                    <a:noFill/>
                    <a:ln w="9525">
                      <a:noFill/>
                      <a:miter lim="800000"/>
                      <a:headEnd/>
                      <a:tailEnd/>
                    </a:ln>
                  </pic:spPr>
                </pic:pic>
              </a:graphicData>
            </a:graphic>
          </wp:inline>
        </w:drawing>
      </w:r>
    </w:p>
    <w:p w:rsidR="004F2672" w:rsidRDefault="005C2E8C" w:rsidP="005C2E8C">
      <w:pPr>
        <w:pStyle w:val="Lgende"/>
        <w:jc w:val="center"/>
        <w:rPr>
          <w:color w:val="auto"/>
        </w:rPr>
      </w:pPr>
      <w:bookmarkStart w:id="171" w:name="_Toc397350342"/>
      <w:r w:rsidRPr="005C2E8C">
        <w:rPr>
          <w:color w:val="auto"/>
        </w:rPr>
        <w:t xml:space="preserve">Figure </w:t>
      </w:r>
      <w:r w:rsidR="00FB5EB5" w:rsidRPr="005C2E8C">
        <w:rPr>
          <w:color w:val="auto"/>
        </w:rPr>
        <w:fldChar w:fldCharType="begin"/>
      </w:r>
      <w:r w:rsidRPr="005C2E8C">
        <w:rPr>
          <w:color w:val="auto"/>
        </w:rPr>
        <w:instrText xml:space="preserve"> SEQ Figure \* ARABIC </w:instrText>
      </w:r>
      <w:r w:rsidR="00FB5EB5" w:rsidRPr="005C2E8C">
        <w:rPr>
          <w:color w:val="auto"/>
        </w:rPr>
        <w:fldChar w:fldCharType="separate"/>
      </w:r>
      <w:r w:rsidR="001C00C2">
        <w:rPr>
          <w:noProof/>
          <w:color w:val="auto"/>
        </w:rPr>
        <w:t>21</w:t>
      </w:r>
      <w:r w:rsidR="00FB5EB5" w:rsidRPr="005C2E8C">
        <w:rPr>
          <w:color w:val="auto"/>
        </w:rPr>
        <w:fldChar w:fldCharType="end"/>
      </w:r>
      <w:r w:rsidR="003C219E">
        <w:rPr>
          <w:color w:val="auto"/>
        </w:rPr>
        <w:t>6</w:t>
      </w:r>
      <w:r w:rsidRPr="005C2E8C">
        <w:rPr>
          <w:color w:val="auto"/>
        </w:rPr>
        <w:t xml:space="preserve"> RTT wizard for reusable code selection</w:t>
      </w:r>
      <w:bookmarkEnd w:id="171"/>
    </w:p>
    <w:p w:rsidR="00C361CF" w:rsidRPr="00C361CF" w:rsidRDefault="00C361CF" w:rsidP="00C361CF">
      <w:r w:rsidRPr="00C361CF">
        <w:t>This screen contains a tree with the list of all the components and methods that could be</w:t>
      </w:r>
      <w:r>
        <w:t xml:space="preserve"> </w:t>
      </w:r>
      <w:r w:rsidRPr="00C361CF">
        <w:t>reused directly according to the conditions established previously.</w:t>
      </w:r>
      <w:r>
        <w:t xml:space="preserve"> Despite</w:t>
      </w:r>
      <w:r w:rsidRPr="00C361CF">
        <w:t xml:space="preserve"> of this automatic selection, the user will </w:t>
      </w:r>
      <w:r>
        <w:t xml:space="preserve">still </w:t>
      </w:r>
      <w:r w:rsidRPr="00C361CF">
        <w:t xml:space="preserve">have the choice to select and unselect any component or method he/she </w:t>
      </w:r>
      <w:r w:rsidR="00C34077">
        <w:t>think</w:t>
      </w:r>
      <w:r w:rsidRPr="00C361CF">
        <w:t>s appropriate.</w:t>
      </w:r>
    </w:p>
    <w:p w:rsidR="00C361CF" w:rsidRPr="00C361CF" w:rsidRDefault="00C361CF" w:rsidP="00C361CF">
      <w:r w:rsidRPr="00C361CF">
        <w:t xml:space="preserve">After this, when pushing the “Ok” button, a configuration file (xml or </w:t>
      </w:r>
      <w:proofErr w:type="spellStart"/>
      <w:r w:rsidRPr="00C361CF">
        <w:t>json</w:t>
      </w:r>
      <w:proofErr w:type="spellEnd"/>
      <w:r w:rsidRPr="00C361CF">
        <w:t>) is generated with the relation of all the components and methods to be reused directly (this way it will be possible to access the code directly as it is on the source during the forward engineering process).</w:t>
      </w:r>
    </w:p>
    <w:p w:rsidR="004C35F3" w:rsidRPr="00617020" w:rsidRDefault="00233B88" w:rsidP="004C35F3">
      <w:pPr>
        <w:pStyle w:val="Titre3"/>
        <w:rPr>
          <w:lang w:val="en-GB"/>
        </w:rPr>
      </w:pPr>
      <w:bookmarkStart w:id="172" w:name="_Toc397350319"/>
      <w:r>
        <w:rPr>
          <w:lang w:val="en-GB"/>
        </w:rPr>
        <w:t>Licensing information</w:t>
      </w:r>
      <w:bookmarkEnd w:id="172"/>
    </w:p>
    <w:p w:rsidR="004C35F3" w:rsidRPr="00617020" w:rsidRDefault="009743E3" w:rsidP="004C35F3">
      <w:r w:rsidRPr="009743E3">
        <w:t>This component is provided as open source under the Eclipse Public License</w:t>
      </w:r>
      <w:r>
        <w:t xml:space="preserve"> </w:t>
      </w:r>
      <w:r w:rsidR="00FB5EB5">
        <w:fldChar w:fldCharType="begin"/>
      </w:r>
      <w:r>
        <w:instrText xml:space="preserve"> REF _Ref366228617 \n \h </w:instrText>
      </w:r>
      <w:r w:rsidR="00FB5EB5">
        <w:fldChar w:fldCharType="separate"/>
      </w:r>
      <w:r w:rsidR="001C00C2">
        <w:t>[5]</w:t>
      </w:r>
      <w:r w:rsidR="00FB5EB5">
        <w:fldChar w:fldCharType="end"/>
      </w:r>
      <w:r>
        <w:t>.</w:t>
      </w:r>
    </w:p>
    <w:p w:rsidR="009D277D" w:rsidRPr="002F0BFA" w:rsidRDefault="009D277D" w:rsidP="00121005">
      <w:pPr>
        <w:pStyle w:val="Titre1"/>
      </w:pPr>
      <w:bookmarkStart w:id="173" w:name="_Toc397350320"/>
      <w:r w:rsidRPr="002F0BFA">
        <w:t>Conclusion</w:t>
      </w:r>
      <w:r w:rsidR="00BD575C" w:rsidRPr="002F0BFA">
        <w:t xml:space="preserve"> and Future Work</w:t>
      </w:r>
      <w:bookmarkEnd w:id="173"/>
    </w:p>
    <w:p w:rsidR="007772CF" w:rsidRDefault="007772CF" w:rsidP="009D277D">
      <w:r w:rsidRPr="007772CF">
        <w:rPr>
          <w:highlight w:val="yellow"/>
        </w:rPr>
        <w:t xml:space="preserve">TODO – Update/extend to reflect the updated content </w:t>
      </w:r>
      <w:r w:rsidR="005E6182">
        <w:rPr>
          <w:highlight w:val="yellow"/>
        </w:rPr>
        <w:t xml:space="preserve">(as well as new sections) </w:t>
      </w:r>
      <w:r w:rsidRPr="007772CF">
        <w:rPr>
          <w:highlight w:val="yellow"/>
        </w:rPr>
        <w:t>and current situation</w:t>
      </w:r>
      <w:r w:rsidR="00102EB5">
        <w:rPr>
          <w:highlight w:val="yellow"/>
        </w:rPr>
        <w:t xml:space="preserve"> at M24</w:t>
      </w:r>
      <w:r w:rsidRPr="007772CF">
        <w:rPr>
          <w:highlight w:val="yellow"/>
        </w:rPr>
        <w:t>!</w:t>
      </w:r>
    </w:p>
    <w:p w:rsidR="00553960" w:rsidRPr="002F0BFA" w:rsidRDefault="00553960" w:rsidP="009D277D">
      <w:r w:rsidRPr="002F0BFA">
        <w:t xml:space="preserve">The present deliverable </w:t>
      </w:r>
      <w:r w:rsidR="00390622" w:rsidRPr="002F0BFA">
        <w:t>is</w:t>
      </w:r>
      <w:r w:rsidRPr="002F0BFA">
        <w:t xml:space="preserve"> about introducing the </w:t>
      </w:r>
      <w:r w:rsidR="00BC2566">
        <w:t>second</w:t>
      </w:r>
      <w:r w:rsidRPr="002F0BFA">
        <w:t xml:space="preserve"> version of the ARTIST Model Discovery Toolbox. The main objective of this toolbox is to provide the migration engineers with the needed set of components so that they can perform the very first step of their MDRE processes.</w:t>
      </w:r>
      <w:r w:rsidR="00F06EE6" w:rsidRPr="002F0BFA">
        <w:t xml:space="preserve"> Taking as inputs the </w:t>
      </w:r>
      <w:r w:rsidR="00DD1F65">
        <w:t>software</w:t>
      </w:r>
      <w:r w:rsidR="00F06EE6" w:rsidRPr="002F0BFA">
        <w:t xml:space="preserve"> art</w:t>
      </w:r>
      <w:r w:rsidR="00CA0E69">
        <w:t>e</w:t>
      </w:r>
      <w:r w:rsidR="00F06EE6" w:rsidRPr="002F0BFA">
        <w:t xml:space="preserve">facts composing </w:t>
      </w:r>
      <w:r w:rsidR="00224436" w:rsidRPr="002F0BFA">
        <w:t xml:space="preserve">the </w:t>
      </w:r>
      <w:r w:rsidR="00DD1F65">
        <w:t>existing</w:t>
      </w:r>
      <w:r w:rsidR="00224436" w:rsidRPr="002F0BFA">
        <w:t xml:space="preserve"> systems to be migrated</w:t>
      </w:r>
      <w:r w:rsidR="007D6D59" w:rsidRPr="002F0BFA">
        <w:t xml:space="preserve"> (potentially coming</w:t>
      </w:r>
      <w:r w:rsidR="00A13FA9">
        <w:t xml:space="preserve"> either</w:t>
      </w:r>
      <w:r w:rsidR="007D6D59" w:rsidRPr="002F0BFA">
        <w:t xml:space="preserve"> from the Java EE or .NET </w:t>
      </w:r>
      <w:r w:rsidR="00CA0E69">
        <w:t>technologies</w:t>
      </w:r>
      <w:r w:rsidR="007D6D59" w:rsidRPr="002F0BFA">
        <w:t>)</w:t>
      </w:r>
      <w:r w:rsidR="00224436" w:rsidRPr="002F0BFA">
        <w:t>, the toolbox allows producing as outputs the base models that are sufficient and relevant for continuing the process</w:t>
      </w:r>
      <w:r w:rsidR="00824F98" w:rsidRPr="002F0BFA">
        <w:t>es</w:t>
      </w:r>
      <w:r w:rsidR="00224436" w:rsidRPr="002F0BFA">
        <w:t xml:space="preserve"> (i.e., dealing with Model Understanding).</w:t>
      </w:r>
    </w:p>
    <w:p w:rsidR="000C32E2" w:rsidRPr="002F0BFA" w:rsidRDefault="000C32E2" w:rsidP="009D277D">
      <w:r w:rsidRPr="002F0BFA">
        <w:t>During th</w:t>
      </w:r>
      <w:r w:rsidR="00BC2566">
        <w:t>e</w:t>
      </w:r>
      <w:r w:rsidRPr="002F0BFA">
        <w:t xml:space="preserve"> first year of the ARTIST project, the foundation</w:t>
      </w:r>
      <w:r w:rsidR="00553960" w:rsidRPr="002F0BFA">
        <w:t>s</w:t>
      </w:r>
      <w:r w:rsidRPr="002F0BFA">
        <w:t xml:space="preserve"> have been set in order to </w:t>
      </w:r>
      <w:r w:rsidR="007D6D59" w:rsidRPr="002F0BFA">
        <w:t>build</w:t>
      </w:r>
      <w:r w:rsidR="00F568AC" w:rsidRPr="002F0BFA">
        <w:t xml:space="preserve"> th</w:t>
      </w:r>
      <w:r w:rsidR="00A41A67">
        <w:t>e</w:t>
      </w:r>
      <w:r w:rsidRPr="002F0BFA">
        <w:t xml:space="preserve"> initial version of the ARTIST Model Discovery Toolbox.</w:t>
      </w:r>
      <w:r w:rsidR="00553960" w:rsidRPr="002F0BFA">
        <w:t xml:space="preserve"> </w:t>
      </w:r>
      <w:r w:rsidR="004E4C57" w:rsidRPr="002F0BFA">
        <w:t>As a summary, t</w:t>
      </w:r>
      <w:r w:rsidR="00553960" w:rsidRPr="002F0BFA">
        <w:t xml:space="preserve">he work performed </w:t>
      </w:r>
      <w:r w:rsidR="00FA5D82">
        <w:t>during this first period</w:t>
      </w:r>
      <w:r w:rsidR="007D6D59" w:rsidRPr="002F0BFA">
        <w:t xml:space="preserve"> </w:t>
      </w:r>
      <w:r w:rsidR="00553960" w:rsidRPr="002F0BFA">
        <w:t>ha</w:t>
      </w:r>
      <w:r w:rsidR="00FA5D82">
        <w:t>d</w:t>
      </w:r>
      <w:r w:rsidR="00553960" w:rsidRPr="002F0BFA">
        <w:t xml:space="preserve"> mainly consisted in:</w:t>
      </w:r>
    </w:p>
    <w:p w:rsidR="00553960" w:rsidRPr="002F0BFA" w:rsidRDefault="007D6D59" w:rsidP="007D6D59">
      <w:pPr>
        <w:pStyle w:val="Paragraphedeliste"/>
        <w:numPr>
          <w:ilvl w:val="0"/>
          <w:numId w:val="13"/>
        </w:numPr>
      </w:pPr>
      <w:r w:rsidRPr="002F0BFA">
        <w:t>Identifying the already available support that is relevant and useful in the context of ARTIST and its use cases. Thus, two main platforms</w:t>
      </w:r>
      <w:r w:rsidR="00906001" w:rsidRPr="002F0BFA">
        <w:t xml:space="preserve"> have been </w:t>
      </w:r>
      <w:r w:rsidR="00C13FC1" w:rsidRPr="002F0BFA">
        <w:t>chosen</w:t>
      </w:r>
      <w:r w:rsidR="00906001" w:rsidRPr="002F0BFA">
        <w:t xml:space="preserve"> in order </w:t>
      </w:r>
      <w:r w:rsidRPr="002F0BFA">
        <w:t xml:space="preserve">to elaborate </w:t>
      </w:r>
      <w:r w:rsidR="00EF1E38" w:rsidRPr="002F0BFA">
        <w:t xml:space="preserve">further </w:t>
      </w:r>
      <w:r w:rsidRPr="002F0BFA">
        <w:t xml:space="preserve">on the two main families of support (basically Eclipse </w:t>
      </w:r>
      <w:proofErr w:type="spellStart"/>
      <w:r w:rsidRPr="002F0BFA">
        <w:t>MoDisco</w:t>
      </w:r>
      <w:proofErr w:type="spellEnd"/>
      <w:r w:rsidRPr="002F0BFA">
        <w:t xml:space="preserve"> for Java EE and </w:t>
      </w:r>
      <w:proofErr w:type="spellStart"/>
      <w:r w:rsidRPr="002F0BFA">
        <w:t>Sparx</w:t>
      </w:r>
      <w:proofErr w:type="spellEnd"/>
      <w:r w:rsidRPr="002F0BFA">
        <w:t xml:space="preserve"> EA for .NET).</w:t>
      </w:r>
    </w:p>
    <w:p w:rsidR="007D6D59" w:rsidRPr="002F0BFA" w:rsidRDefault="00C13FC1" w:rsidP="007D6D59">
      <w:pPr>
        <w:pStyle w:val="Paragraphedeliste"/>
        <w:numPr>
          <w:ilvl w:val="0"/>
          <w:numId w:val="13"/>
        </w:numPr>
      </w:pPr>
      <w:r w:rsidRPr="002F0BFA">
        <w:lastRenderedPageBreak/>
        <w:t>Select</w:t>
      </w:r>
      <w:r w:rsidR="000E1402" w:rsidRPr="002F0BFA">
        <w:t>ing the interface</w:t>
      </w:r>
      <w:r w:rsidR="00681DF2" w:rsidRPr="002F0BFA">
        <w:t xml:space="preserve"> or exchange format</w:t>
      </w:r>
      <w:r w:rsidR="000E1402" w:rsidRPr="002F0BFA">
        <w:t xml:space="preserve"> with the following Model Understanding step (and corresponding toolbox, cf. D8.3.2)</w:t>
      </w:r>
      <w:r w:rsidR="007D6D59" w:rsidRPr="002F0BFA">
        <w:t>.</w:t>
      </w:r>
      <w:r w:rsidR="00397EC9" w:rsidRPr="002F0BFA">
        <w:t xml:space="preserve"> </w:t>
      </w:r>
      <w:r w:rsidR="003E1B09">
        <w:t xml:space="preserve">Generic </w:t>
      </w:r>
      <w:r w:rsidR="00397EC9" w:rsidRPr="002F0BFA">
        <w:t xml:space="preserve">UML </w:t>
      </w:r>
      <w:r w:rsidR="003E1B09">
        <w:t xml:space="preserve">models </w:t>
      </w:r>
      <w:r w:rsidR="007F4313" w:rsidRPr="002F0BFA">
        <w:t xml:space="preserve">and/or more </w:t>
      </w:r>
      <w:r w:rsidR="003C17BF" w:rsidRPr="002F0BFA">
        <w:t xml:space="preserve">low-level </w:t>
      </w:r>
      <w:r w:rsidR="007F4313" w:rsidRPr="002F0BFA">
        <w:t xml:space="preserve">models (e.g., KDM, Java, C#) </w:t>
      </w:r>
      <w:r w:rsidR="00397EC9" w:rsidRPr="002F0BFA">
        <w:t xml:space="preserve">are going to be shared from this </w:t>
      </w:r>
      <w:r w:rsidR="001429B6" w:rsidRPr="002F0BFA">
        <w:t xml:space="preserve">Model Discovery </w:t>
      </w:r>
      <w:r w:rsidR="00397EC9" w:rsidRPr="002F0BFA">
        <w:t>toolbox to the Model Understanding one.</w:t>
      </w:r>
    </w:p>
    <w:p w:rsidR="007F5CFC" w:rsidRPr="002F0BFA" w:rsidRDefault="007F5CFC" w:rsidP="007D6D59">
      <w:pPr>
        <w:pStyle w:val="Paragraphedeliste"/>
        <w:numPr>
          <w:ilvl w:val="0"/>
          <w:numId w:val="13"/>
        </w:numPr>
      </w:pPr>
      <w:r w:rsidRPr="002F0BFA">
        <w:t>Prototyping new discovery components according to the missing support</w:t>
      </w:r>
      <w:r w:rsidR="004B2930" w:rsidRPr="002F0BFA">
        <w:t xml:space="preserve"> or</w:t>
      </w:r>
      <w:r w:rsidRPr="002F0BFA">
        <w:t xml:space="preserve"> </w:t>
      </w:r>
      <w:r w:rsidR="004B2930" w:rsidRPr="002F0BFA">
        <w:t xml:space="preserve">to the </w:t>
      </w:r>
      <w:r w:rsidRPr="002F0BFA">
        <w:t xml:space="preserve">requirements </w:t>
      </w:r>
      <w:r w:rsidR="002A3CC2" w:rsidRPr="002F0BFA">
        <w:t>expressed by</w:t>
      </w:r>
      <w:r w:rsidRPr="002F0BFA">
        <w:t xml:space="preserve"> use case providers or Model Understanding actors.</w:t>
      </w:r>
      <w:r w:rsidR="004B2930" w:rsidRPr="002F0BFA">
        <w:t xml:space="preserve"> For instance, new generic UML discoverers have</w:t>
      </w:r>
      <w:r w:rsidR="002D68AC" w:rsidRPr="002F0BFA">
        <w:t xml:space="preserve"> been</w:t>
      </w:r>
      <w:r w:rsidR="00AF15B1" w:rsidRPr="002F0BFA">
        <w:t>/are being</w:t>
      </w:r>
      <w:r w:rsidR="004B2930" w:rsidRPr="002F0BFA">
        <w:t xml:space="preserve"> developed.</w:t>
      </w:r>
    </w:p>
    <w:p w:rsidR="00A41A67" w:rsidRPr="002F0BFA" w:rsidRDefault="00A41A67" w:rsidP="00A41A67">
      <w:r w:rsidRPr="002F0BFA">
        <w:t>During th</w:t>
      </w:r>
      <w:r>
        <w:t>e</w:t>
      </w:r>
      <w:r w:rsidRPr="002F0BFA">
        <w:t xml:space="preserve"> </w:t>
      </w:r>
      <w:r>
        <w:t>second</w:t>
      </w:r>
      <w:r w:rsidRPr="002F0BFA">
        <w:t xml:space="preserve"> year of the ARTIST project, </w:t>
      </w:r>
      <w:r>
        <w:t xml:space="preserve">further </w:t>
      </w:r>
      <w:r w:rsidR="00FF13DA">
        <w:t>developments</w:t>
      </w:r>
      <w:r w:rsidRPr="002F0BFA">
        <w:t xml:space="preserve"> have been </w:t>
      </w:r>
      <w:r w:rsidR="007E3D63">
        <w:t>realized</w:t>
      </w:r>
      <w:r w:rsidRPr="002F0BFA">
        <w:t xml:space="preserve"> in order to </w:t>
      </w:r>
      <w:r>
        <w:t>consolidate and extend</w:t>
      </w:r>
      <w:r w:rsidRPr="002F0BFA">
        <w:t xml:space="preserve"> th</w:t>
      </w:r>
      <w:r>
        <w:t>e</w:t>
      </w:r>
      <w:r w:rsidRPr="002F0BFA">
        <w:t xml:space="preserve"> initial version of the ARTIST Model Discovery Toolbox</w:t>
      </w:r>
      <w:r>
        <w:t xml:space="preserve"> and to come up with this second version</w:t>
      </w:r>
      <w:r w:rsidRPr="002F0BFA">
        <w:t xml:space="preserve">. As a summary, the work performed </w:t>
      </w:r>
      <w:r w:rsidR="006A17D2">
        <w:t>during this second period</w:t>
      </w:r>
      <w:r w:rsidRPr="002F0BFA">
        <w:t xml:space="preserve"> has mainly consisted in:</w:t>
      </w:r>
    </w:p>
    <w:p w:rsidR="00A41A67" w:rsidRPr="00DC4DFF" w:rsidRDefault="00183412" w:rsidP="00A41A67">
      <w:pPr>
        <w:pStyle w:val="Paragraphedeliste"/>
        <w:numPr>
          <w:ilvl w:val="0"/>
          <w:numId w:val="37"/>
        </w:numPr>
        <w:rPr>
          <w:highlight w:val="yellow"/>
        </w:rPr>
      </w:pPr>
      <w:r w:rsidRPr="00DC4DFF">
        <w:rPr>
          <w:highlight w:val="yellow"/>
        </w:rPr>
        <w:t>Improv</w:t>
      </w:r>
      <w:r w:rsidR="007511B6">
        <w:rPr>
          <w:highlight w:val="yellow"/>
        </w:rPr>
        <w:t>ing</w:t>
      </w:r>
      <w:r w:rsidRPr="00DC4DFF">
        <w:rPr>
          <w:highlight w:val="yellow"/>
        </w:rPr>
        <w:t xml:space="preserve"> several of the components according to the feedback collected during their concrete applications in the context of ARTIST use cases</w:t>
      </w:r>
      <w:r w:rsidR="002C144D" w:rsidRPr="00DC4DFF">
        <w:rPr>
          <w:highlight w:val="yellow"/>
        </w:rPr>
        <w:t xml:space="preserve">. This has notably been made in collaboration with T8.3 (Model Understanding) and WP9 as </w:t>
      </w:r>
      <w:r w:rsidR="008D7862" w:rsidRPr="00DC4DFF">
        <w:rPr>
          <w:highlight w:val="yellow"/>
        </w:rPr>
        <w:t>main</w:t>
      </w:r>
      <w:r w:rsidR="002C144D" w:rsidRPr="00DC4DFF">
        <w:rPr>
          <w:highlight w:val="yellow"/>
        </w:rPr>
        <w:t xml:space="preserve"> “consumers” of the discovered models.</w:t>
      </w:r>
    </w:p>
    <w:p w:rsidR="00A41A67" w:rsidRPr="00DC4DFF" w:rsidRDefault="00A13FA9" w:rsidP="00A41A67">
      <w:pPr>
        <w:pStyle w:val="Paragraphedeliste"/>
        <w:numPr>
          <w:ilvl w:val="0"/>
          <w:numId w:val="37"/>
        </w:numPr>
        <w:rPr>
          <w:highlight w:val="yellow"/>
        </w:rPr>
      </w:pPr>
      <w:r>
        <w:rPr>
          <w:highlight w:val="yellow"/>
        </w:rPr>
        <w:t xml:space="preserve">Developing new discovery components for the identified missing support or requirements expressed by the consortium. Thus, the support for model discovery in C# is being notably improved. On the other hand, the model discovery in Java has been enriched with new </w:t>
      </w:r>
      <w:r w:rsidR="007511B6">
        <w:rPr>
          <w:highlight w:val="yellow"/>
        </w:rPr>
        <w:t>support. Finally</w:t>
      </w:r>
      <w:r>
        <w:rPr>
          <w:highlight w:val="yellow"/>
        </w:rPr>
        <w:t xml:space="preserve"> </w:t>
      </w:r>
      <w:r w:rsidR="00A41A67" w:rsidRPr="00DC4DFF">
        <w:rPr>
          <w:highlight w:val="yellow"/>
        </w:rPr>
        <w:t xml:space="preserve">new generic UML discoverers </w:t>
      </w:r>
      <w:r w:rsidR="000947F6" w:rsidRPr="00DC4DFF">
        <w:rPr>
          <w:highlight w:val="yellow"/>
        </w:rPr>
        <w:t xml:space="preserve">(e.g. from </w:t>
      </w:r>
      <w:r w:rsidR="00102EB5" w:rsidRPr="00DC4DFF">
        <w:rPr>
          <w:highlight w:val="yellow"/>
        </w:rPr>
        <w:t xml:space="preserve">different </w:t>
      </w:r>
      <w:r w:rsidR="000947F6" w:rsidRPr="00DC4DFF">
        <w:rPr>
          <w:highlight w:val="yellow"/>
        </w:rPr>
        <w:t xml:space="preserve">databases) </w:t>
      </w:r>
      <w:r w:rsidR="00A41A67" w:rsidRPr="00DC4DFF">
        <w:rPr>
          <w:highlight w:val="yellow"/>
        </w:rPr>
        <w:t>have been/are being developed.</w:t>
      </w:r>
    </w:p>
    <w:p w:rsidR="00DC4DFF" w:rsidRPr="00DC4DFF" w:rsidRDefault="00DC4DFF" w:rsidP="00DC4DFF">
      <w:pPr>
        <w:pStyle w:val="Paragraphedeliste"/>
        <w:numPr>
          <w:ilvl w:val="0"/>
          <w:numId w:val="37"/>
        </w:numPr>
        <w:rPr>
          <w:highlight w:val="yellow"/>
        </w:rPr>
      </w:pPr>
      <w:r w:rsidRPr="00DC4DFF">
        <w:rPr>
          <w:highlight w:val="yellow"/>
        </w:rPr>
        <w:t>TO BE UPGRADED FOR M24!</w:t>
      </w:r>
    </w:p>
    <w:p w:rsidR="009D277D" w:rsidRPr="002F0BFA" w:rsidRDefault="00BC26E1" w:rsidP="009D277D">
      <w:r w:rsidRPr="002F0BFA">
        <w:t xml:space="preserve">The current version of the toolbox is mainly resulting from </w:t>
      </w:r>
      <w:r w:rsidR="00C36A11">
        <w:t xml:space="preserve">1) </w:t>
      </w:r>
      <w:r w:rsidRPr="002F0BFA">
        <w:t xml:space="preserve">the various experiments conducted during the first year of the project on the commonly agreed </w:t>
      </w:r>
      <w:proofErr w:type="spellStart"/>
      <w:r w:rsidRPr="002F0BFA">
        <w:t>PetStore</w:t>
      </w:r>
      <w:proofErr w:type="spellEnd"/>
      <w:r w:rsidRPr="002F0BFA">
        <w:t xml:space="preserve"> example and </w:t>
      </w:r>
      <w:r w:rsidR="00C36A11">
        <w:t xml:space="preserve">2) the application of the different components in </w:t>
      </w:r>
      <w:r w:rsidRPr="002F0BFA">
        <w:t>particular project’s use cases.</w:t>
      </w:r>
      <w:r w:rsidR="002C42CA" w:rsidRPr="002F0BFA">
        <w:t xml:space="preserve"> </w:t>
      </w:r>
      <w:r w:rsidR="004610E7">
        <w:t>It is important to mention that some</w:t>
      </w:r>
      <w:r w:rsidR="002C42CA" w:rsidRPr="002F0BFA">
        <w:t xml:space="preserve"> of the newly developed components, relying on previously existing components or built from scratch, are still </w:t>
      </w:r>
      <w:r w:rsidR="006845C6">
        <w:t>work in progress</w:t>
      </w:r>
      <w:r w:rsidR="002C42CA" w:rsidRPr="002F0BFA">
        <w:t xml:space="preserve">. Thus, the objective for the </w:t>
      </w:r>
      <w:r w:rsidR="004610E7">
        <w:t>last</w:t>
      </w:r>
      <w:r w:rsidR="002C42CA" w:rsidRPr="002F0BFA">
        <w:t xml:space="preserve"> year of the project </w:t>
      </w:r>
      <w:r w:rsidR="00D97937" w:rsidRPr="002F0BFA">
        <w:t>(</w:t>
      </w:r>
      <w:r w:rsidR="002C42CA" w:rsidRPr="002F0BFA">
        <w:t xml:space="preserve">and </w:t>
      </w:r>
      <w:r w:rsidR="002F5394">
        <w:t>for</w:t>
      </w:r>
      <w:r w:rsidR="00D97937" w:rsidRPr="002F0BFA">
        <w:t xml:space="preserve"> </w:t>
      </w:r>
      <w:r w:rsidR="002C42CA" w:rsidRPr="002F0BFA">
        <w:t xml:space="preserve">the delivery of the </w:t>
      </w:r>
      <w:r w:rsidR="004610E7">
        <w:t>third</w:t>
      </w:r>
      <w:r w:rsidR="002C42CA" w:rsidRPr="002F0BFA">
        <w:t xml:space="preserve"> version of the ARTIST Model Discovery Toolbox</w:t>
      </w:r>
      <w:r w:rsidR="00D97937" w:rsidRPr="002F0BFA">
        <w:t>)</w:t>
      </w:r>
      <w:r w:rsidR="002C42CA" w:rsidRPr="002F0BFA">
        <w:t xml:space="preserve"> is twofold:</w:t>
      </w:r>
    </w:p>
    <w:p w:rsidR="002C42CA" w:rsidRPr="002F0BFA" w:rsidRDefault="004610E7" w:rsidP="002C42CA">
      <w:pPr>
        <w:pStyle w:val="Paragraphedeliste"/>
        <w:numPr>
          <w:ilvl w:val="0"/>
          <w:numId w:val="14"/>
        </w:numPr>
      </w:pPr>
      <w:r>
        <w:t>Still continue to c</w:t>
      </w:r>
      <w:r w:rsidR="002C42CA" w:rsidRPr="002F0BFA">
        <w:t xml:space="preserve">onsolidate the components </w:t>
      </w:r>
      <w:r w:rsidR="00B90921">
        <w:t>prototyped/developed</w:t>
      </w:r>
      <w:r w:rsidR="002C42CA" w:rsidRPr="002F0BFA">
        <w:t xml:space="preserve"> during the </w:t>
      </w:r>
      <w:r w:rsidR="00B90921">
        <w:t>two first</w:t>
      </w:r>
      <w:r w:rsidR="002C42CA" w:rsidRPr="002F0BFA">
        <w:t xml:space="preserve"> year</w:t>
      </w:r>
      <w:r w:rsidR="00B90921">
        <w:t>s</w:t>
      </w:r>
      <w:r w:rsidR="002C42CA" w:rsidRPr="002F0BFA">
        <w:t xml:space="preserve"> and </w:t>
      </w:r>
      <w:r w:rsidR="00151B51">
        <w:t xml:space="preserve">already </w:t>
      </w:r>
      <w:r w:rsidR="002C42CA" w:rsidRPr="002F0BFA">
        <w:t xml:space="preserve">provided as part of the </w:t>
      </w:r>
      <w:r w:rsidR="00B90921">
        <w:t>second</w:t>
      </w:r>
      <w:r w:rsidR="002C42CA" w:rsidRPr="002F0BFA">
        <w:t xml:space="preserve"> version of the toolbox.</w:t>
      </w:r>
      <w:r w:rsidR="00A13FA9">
        <w:t xml:space="preserve"> </w:t>
      </w:r>
      <w:r w:rsidR="006B0455">
        <w:t>T</w:t>
      </w:r>
      <w:r w:rsidR="00A13FA9">
        <w:t xml:space="preserve">he application of the developed discoverers in the use cases </w:t>
      </w:r>
      <w:r w:rsidR="001D761D">
        <w:t>defined within</w:t>
      </w:r>
      <w:r w:rsidR="00A13FA9">
        <w:t xml:space="preserve"> the project </w:t>
      </w:r>
      <w:r w:rsidR="006B0455">
        <w:t>is</w:t>
      </w:r>
      <w:r w:rsidR="00A13FA9">
        <w:t xml:space="preserve"> provid</w:t>
      </w:r>
      <w:r w:rsidR="006B0455">
        <w:t>ing</w:t>
      </w:r>
      <w:r w:rsidR="00A13FA9">
        <w:t xml:space="preserve"> valuable feedback to improve them and make them more </w:t>
      </w:r>
      <w:r w:rsidR="006B0455">
        <w:t>efficient</w:t>
      </w:r>
      <w:r w:rsidR="00A13FA9">
        <w:t>.</w:t>
      </w:r>
    </w:p>
    <w:p w:rsidR="002C42CA" w:rsidRPr="002F0BFA" w:rsidRDefault="004C440E" w:rsidP="002C42CA">
      <w:pPr>
        <w:pStyle w:val="Paragraphedeliste"/>
        <w:numPr>
          <w:ilvl w:val="0"/>
          <w:numId w:val="14"/>
        </w:numPr>
      </w:pPr>
      <w:r w:rsidRPr="002F0BFA">
        <w:t>Work on new components</w:t>
      </w:r>
      <w:r w:rsidR="00241887" w:rsidRPr="002F0BFA">
        <w:t>,</w:t>
      </w:r>
      <w:r w:rsidRPr="002F0BFA">
        <w:t xml:space="preserve"> when relevant </w:t>
      </w:r>
      <w:r w:rsidR="00241887" w:rsidRPr="002F0BFA">
        <w:t>and possible</w:t>
      </w:r>
      <w:r w:rsidR="00181484">
        <w:t xml:space="preserve"> according to the available resources</w:t>
      </w:r>
      <w:r w:rsidR="00241887" w:rsidRPr="002F0BFA">
        <w:t xml:space="preserve">, </w:t>
      </w:r>
      <w:r w:rsidR="00181484">
        <w:t>corresponding</w:t>
      </w:r>
      <w:r w:rsidRPr="002F0BFA">
        <w:t xml:space="preserve"> to concrete deployments/uses of the toolbox on</w:t>
      </w:r>
      <w:r w:rsidR="007B4165" w:rsidRPr="002F0BFA">
        <w:t xml:space="preserve"> </w:t>
      </w:r>
      <w:r w:rsidR="00241887" w:rsidRPr="002F0BFA">
        <w:t>project’s use cases</w:t>
      </w:r>
      <w:r w:rsidR="007B4165" w:rsidRPr="002F0BFA">
        <w:t>.</w:t>
      </w:r>
      <w:r w:rsidR="00241887" w:rsidRPr="002F0BFA">
        <w:t xml:space="preserve"> For example, </w:t>
      </w:r>
      <w:r w:rsidR="00560CCD" w:rsidRPr="002F0BFA">
        <w:t xml:space="preserve">based on some feedback </w:t>
      </w:r>
      <w:r w:rsidR="00241887" w:rsidRPr="002F0BFA">
        <w:t xml:space="preserve">we </w:t>
      </w:r>
      <w:r w:rsidR="00675894" w:rsidRPr="002F0BFA">
        <w:t xml:space="preserve">already </w:t>
      </w:r>
      <w:r w:rsidR="00241887" w:rsidRPr="002F0BFA">
        <w:t>foresee the need for:</w:t>
      </w:r>
    </w:p>
    <w:p w:rsidR="00241887" w:rsidRPr="0030341A" w:rsidRDefault="00241887" w:rsidP="00241887">
      <w:pPr>
        <w:pStyle w:val="Paragraphedeliste"/>
        <w:numPr>
          <w:ilvl w:val="1"/>
          <w:numId w:val="14"/>
        </w:numPr>
        <w:rPr>
          <w:highlight w:val="yellow"/>
        </w:rPr>
      </w:pPr>
      <w:r w:rsidRPr="0030341A">
        <w:rPr>
          <w:highlight w:val="yellow"/>
        </w:rPr>
        <w:t>A</w:t>
      </w:r>
      <w:r w:rsidR="00E52EFC">
        <w:rPr>
          <w:highlight w:val="yellow"/>
        </w:rPr>
        <w:t>n improved</w:t>
      </w:r>
      <w:r w:rsidRPr="0030341A">
        <w:rPr>
          <w:highlight w:val="yellow"/>
        </w:rPr>
        <w:t xml:space="preserve"> C# </w:t>
      </w:r>
      <w:r w:rsidR="00E52EFC">
        <w:rPr>
          <w:highlight w:val="yellow"/>
        </w:rPr>
        <w:t>model</w:t>
      </w:r>
      <w:r w:rsidR="00B64666" w:rsidRPr="0030341A">
        <w:rPr>
          <w:highlight w:val="yellow"/>
        </w:rPr>
        <w:t xml:space="preserve"> </w:t>
      </w:r>
      <w:r w:rsidRPr="0030341A">
        <w:rPr>
          <w:highlight w:val="yellow"/>
        </w:rPr>
        <w:t>discoverer (.NET-specific support).</w:t>
      </w:r>
    </w:p>
    <w:p w:rsidR="00241887" w:rsidRDefault="00241887" w:rsidP="00241887">
      <w:pPr>
        <w:pStyle w:val="Paragraphedeliste"/>
        <w:numPr>
          <w:ilvl w:val="1"/>
          <w:numId w:val="14"/>
        </w:numPr>
        <w:rPr>
          <w:highlight w:val="yellow"/>
        </w:rPr>
      </w:pPr>
      <w:r w:rsidRPr="0030341A">
        <w:rPr>
          <w:highlight w:val="yellow"/>
        </w:rPr>
        <w:t xml:space="preserve">A more advanced support for the discovery of the behavioural </w:t>
      </w:r>
      <w:r w:rsidR="008E39DA" w:rsidRPr="0030341A">
        <w:rPr>
          <w:highlight w:val="yellow"/>
        </w:rPr>
        <w:t>aspects</w:t>
      </w:r>
      <w:r w:rsidRPr="0030341A">
        <w:rPr>
          <w:highlight w:val="yellow"/>
        </w:rPr>
        <w:t xml:space="preserve"> of the </w:t>
      </w:r>
      <w:r w:rsidR="00623744" w:rsidRPr="0030341A">
        <w:rPr>
          <w:highlight w:val="yellow"/>
        </w:rPr>
        <w:t xml:space="preserve">source </w:t>
      </w:r>
      <w:r w:rsidRPr="0030341A">
        <w:rPr>
          <w:highlight w:val="yellow"/>
        </w:rPr>
        <w:t>code (both for Java and C#).</w:t>
      </w:r>
    </w:p>
    <w:p w:rsidR="00C306E5" w:rsidRPr="0030341A" w:rsidRDefault="00C306E5" w:rsidP="00241887">
      <w:pPr>
        <w:pStyle w:val="Paragraphedeliste"/>
        <w:numPr>
          <w:ilvl w:val="1"/>
          <w:numId w:val="14"/>
        </w:numPr>
        <w:rPr>
          <w:highlight w:val="yellow"/>
        </w:rPr>
      </w:pPr>
      <w:r>
        <w:rPr>
          <w:highlight w:val="yellow"/>
        </w:rPr>
        <w:t>A more advanced support for traces in both Java and C# technologies.</w:t>
      </w:r>
    </w:p>
    <w:p w:rsidR="00E52EFC" w:rsidRPr="00E52EFC" w:rsidRDefault="009D780F">
      <w:pPr>
        <w:pStyle w:val="Paragraphedeliste"/>
        <w:numPr>
          <w:ilvl w:val="1"/>
          <w:numId w:val="14"/>
        </w:numPr>
        <w:rPr>
          <w:highlight w:val="yellow"/>
        </w:rPr>
      </w:pPr>
      <w:r w:rsidRPr="0030341A">
        <w:rPr>
          <w:highlight w:val="yellow"/>
        </w:rPr>
        <w:t>P</w:t>
      </w:r>
      <w:r w:rsidR="00F057ED" w:rsidRPr="0030341A">
        <w:rPr>
          <w:highlight w:val="yellow"/>
        </w:rPr>
        <w:t xml:space="preserve">otentially other </w:t>
      </w:r>
      <w:r w:rsidR="007234F9" w:rsidRPr="0030341A">
        <w:rPr>
          <w:highlight w:val="yellow"/>
        </w:rPr>
        <w:t>components to be determined</w:t>
      </w:r>
      <w:r w:rsidR="00DA784E" w:rsidRPr="0030341A">
        <w:rPr>
          <w:highlight w:val="yellow"/>
        </w:rPr>
        <w:t xml:space="preserve"> </w:t>
      </w:r>
      <w:r w:rsidR="00352F73" w:rsidRPr="0030341A">
        <w:rPr>
          <w:highlight w:val="yellow"/>
        </w:rPr>
        <w:t>during the running of the project</w:t>
      </w:r>
      <w:r w:rsidR="00F057ED" w:rsidRPr="0030341A">
        <w:rPr>
          <w:highlight w:val="yellow"/>
        </w:rPr>
        <w:t>.</w:t>
      </w:r>
    </w:p>
    <w:p w:rsidR="0030341A" w:rsidRPr="0030341A" w:rsidRDefault="0030341A">
      <w:pPr>
        <w:pStyle w:val="Paragraphedeliste"/>
        <w:numPr>
          <w:ilvl w:val="1"/>
          <w:numId w:val="14"/>
        </w:numPr>
        <w:rPr>
          <w:highlight w:val="yellow"/>
        </w:rPr>
      </w:pPr>
      <w:r w:rsidRPr="0030341A">
        <w:rPr>
          <w:highlight w:val="yellow"/>
        </w:rPr>
        <w:t>TO BE UPGRADED FOR M24!</w:t>
      </w:r>
    </w:p>
    <w:bookmarkEnd w:id="160"/>
    <w:p w:rsidR="007B33EF" w:rsidRDefault="001E63B4" w:rsidP="00E52EFC">
      <w:pPr>
        <w:spacing w:line="276" w:lineRule="auto"/>
        <w:jc w:val="left"/>
        <w:rPr>
          <w:rFonts w:asciiTheme="majorHAnsi" w:eastAsiaTheme="majorEastAsia" w:hAnsiTheme="majorHAnsi" w:cstheme="majorBidi"/>
          <w:b/>
          <w:bCs/>
          <w:color w:val="943634"/>
          <w:sz w:val="28"/>
          <w:szCs w:val="28"/>
        </w:rPr>
      </w:pPr>
      <w:r w:rsidRPr="002F0BFA">
        <w:br w:type="page"/>
      </w:r>
    </w:p>
    <w:p w:rsidR="00D50053" w:rsidRPr="002F0BFA" w:rsidRDefault="009D277D" w:rsidP="00121005">
      <w:pPr>
        <w:pStyle w:val="Titre1"/>
      </w:pPr>
      <w:bookmarkStart w:id="174" w:name="_Toc397350321"/>
      <w:r w:rsidRPr="002F0BFA">
        <w:lastRenderedPageBreak/>
        <w:t>Reference</w:t>
      </w:r>
      <w:bookmarkEnd w:id="174"/>
    </w:p>
    <w:p w:rsidR="00587314" w:rsidRPr="002F0BFA" w:rsidRDefault="00587314" w:rsidP="00587314">
      <w:pPr>
        <w:widowControl w:val="0"/>
        <w:numPr>
          <w:ilvl w:val="0"/>
          <w:numId w:val="9"/>
        </w:numPr>
        <w:suppressAutoHyphens/>
        <w:spacing w:after="0"/>
      </w:pPr>
      <w:bookmarkStart w:id="175" w:name="_Ref366068083"/>
      <w:r w:rsidRPr="002F0BFA">
        <w:t>Eclipse ATL</w:t>
      </w:r>
      <w:r w:rsidR="007A05E2">
        <w:t xml:space="preserve"> tool. Available at:</w:t>
      </w:r>
      <w:r w:rsidR="00EA6B59" w:rsidRPr="002F0BFA">
        <w:t xml:space="preserve"> </w:t>
      </w:r>
      <w:hyperlink r:id="rId40" w:history="1">
        <w:r w:rsidR="00EA6B59" w:rsidRPr="002F0BFA">
          <w:rPr>
            <w:rStyle w:val="Lienhypertexte"/>
          </w:rPr>
          <w:t>http://www.eclipse.org/atl/</w:t>
        </w:r>
      </w:hyperlink>
      <w:bookmarkEnd w:id="175"/>
      <w:r w:rsidR="00FE45F1">
        <w:t xml:space="preserve"> </w:t>
      </w:r>
    </w:p>
    <w:p w:rsidR="00587314" w:rsidRDefault="00587314" w:rsidP="00587314">
      <w:pPr>
        <w:widowControl w:val="0"/>
        <w:numPr>
          <w:ilvl w:val="0"/>
          <w:numId w:val="9"/>
        </w:numPr>
        <w:suppressAutoHyphens/>
        <w:spacing w:after="0"/>
      </w:pPr>
      <w:bookmarkStart w:id="176" w:name="_Ref366068067"/>
      <w:r w:rsidRPr="002F0BFA">
        <w:t>Eclipse EMF</w:t>
      </w:r>
      <w:r w:rsidR="007A05E2">
        <w:t xml:space="preserve"> tool. Available at:</w:t>
      </w:r>
      <w:r w:rsidR="00EA6B59" w:rsidRPr="002F0BFA">
        <w:t xml:space="preserve"> </w:t>
      </w:r>
      <w:hyperlink r:id="rId41" w:history="1">
        <w:r w:rsidR="00EA6B59" w:rsidRPr="002F0BFA">
          <w:rPr>
            <w:rStyle w:val="Lienhypertexte"/>
          </w:rPr>
          <w:t>http://www.eclipse.org/modeling/emf/</w:t>
        </w:r>
      </w:hyperlink>
      <w:bookmarkEnd w:id="176"/>
    </w:p>
    <w:p w:rsidR="00845B87" w:rsidRPr="002F0BFA" w:rsidRDefault="00845B87" w:rsidP="00587314">
      <w:pPr>
        <w:widowControl w:val="0"/>
        <w:numPr>
          <w:ilvl w:val="0"/>
          <w:numId w:val="9"/>
        </w:numPr>
        <w:suppressAutoHyphens/>
        <w:spacing w:after="0"/>
      </w:pPr>
      <w:bookmarkStart w:id="177" w:name="_Ref366584957"/>
      <w:r>
        <w:t>Eclipse JDT</w:t>
      </w:r>
      <w:r w:rsidR="007A05E2">
        <w:t xml:space="preserve"> tool. Available at:</w:t>
      </w:r>
      <w:r>
        <w:t xml:space="preserve"> </w:t>
      </w:r>
      <w:hyperlink r:id="rId42" w:history="1">
        <w:r>
          <w:rPr>
            <w:rStyle w:val="Lienhypertexte"/>
          </w:rPr>
          <w:t>http://www.eclipse.org/jdt/</w:t>
        </w:r>
      </w:hyperlink>
      <w:bookmarkEnd w:id="177"/>
    </w:p>
    <w:p w:rsidR="00587314" w:rsidRPr="007C2BFD" w:rsidRDefault="00587314" w:rsidP="00587314">
      <w:pPr>
        <w:widowControl w:val="0"/>
        <w:numPr>
          <w:ilvl w:val="0"/>
          <w:numId w:val="9"/>
        </w:numPr>
        <w:suppressAutoHyphens/>
        <w:spacing w:after="0"/>
      </w:pPr>
      <w:bookmarkStart w:id="178" w:name="_Ref366068078"/>
      <w:r w:rsidRPr="007C2BFD">
        <w:t xml:space="preserve">Eclipse </w:t>
      </w:r>
      <w:proofErr w:type="spellStart"/>
      <w:r w:rsidRPr="007C2BFD">
        <w:t>MoDisco</w:t>
      </w:r>
      <w:proofErr w:type="spellEnd"/>
      <w:r w:rsidR="007A05E2">
        <w:t xml:space="preserve"> tool. Available at:</w:t>
      </w:r>
      <w:r w:rsidR="00EA6B59" w:rsidRPr="007C2BFD">
        <w:t xml:space="preserve"> </w:t>
      </w:r>
      <w:hyperlink r:id="rId43" w:history="1">
        <w:r w:rsidR="00EA6B59" w:rsidRPr="007C2BFD">
          <w:rPr>
            <w:rStyle w:val="Lienhypertexte"/>
          </w:rPr>
          <w:t>http://www.eclipse.org/MoDisco/</w:t>
        </w:r>
      </w:hyperlink>
      <w:bookmarkEnd w:id="178"/>
    </w:p>
    <w:p w:rsidR="005F4CD3" w:rsidRPr="002F0BFA" w:rsidRDefault="005F4CD3" w:rsidP="00587314">
      <w:pPr>
        <w:widowControl w:val="0"/>
        <w:numPr>
          <w:ilvl w:val="0"/>
          <w:numId w:val="9"/>
        </w:numPr>
        <w:suppressAutoHyphens/>
        <w:spacing w:after="0"/>
      </w:pPr>
      <w:bookmarkStart w:id="179" w:name="_Ref366228617"/>
      <w:r w:rsidRPr="002F0BFA">
        <w:t>Eclipse Public License</w:t>
      </w:r>
      <w:r w:rsidR="009D09EA">
        <w:t xml:space="preserve"> terms. Available at:</w:t>
      </w:r>
      <w:r w:rsidRPr="002F0BFA">
        <w:t xml:space="preserve"> </w:t>
      </w:r>
      <w:hyperlink r:id="rId44" w:history="1">
        <w:r w:rsidRPr="002F0BFA">
          <w:rPr>
            <w:rStyle w:val="Lienhypertexte"/>
          </w:rPr>
          <w:t>http://www.eclipse.org/legal/epl-v10.html</w:t>
        </w:r>
      </w:hyperlink>
      <w:bookmarkEnd w:id="179"/>
    </w:p>
    <w:p w:rsidR="00587314" w:rsidRDefault="00587314" w:rsidP="00587314">
      <w:pPr>
        <w:widowControl w:val="0"/>
        <w:numPr>
          <w:ilvl w:val="0"/>
          <w:numId w:val="9"/>
        </w:numPr>
        <w:suppressAutoHyphens/>
        <w:spacing w:after="0"/>
      </w:pPr>
      <w:bookmarkStart w:id="180" w:name="_Ref366068146"/>
      <w:r w:rsidRPr="002F0BFA">
        <w:t>Eclipse UML2</w:t>
      </w:r>
      <w:r w:rsidR="004F36FA">
        <w:t xml:space="preserve"> metamodel</w:t>
      </w:r>
      <w:r w:rsidR="009D09EA">
        <w:t>. Available at:</w:t>
      </w:r>
      <w:r w:rsidR="00EA6B59" w:rsidRPr="002F0BFA">
        <w:t xml:space="preserve"> </w:t>
      </w:r>
      <w:hyperlink r:id="rId45" w:history="1">
        <w:r w:rsidR="00EA6B59" w:rsidRPr="002F0BFA">
          <w:rPr>
            <w:rStyle w:val="Lienhypertexte"/>
          </w:rPr>
          <w:t>http://www.eclipse.org/uml2/</w:t>
        </w:r>
      </w:hyperlink>
      <w:bookmarkEnd w:id="180"/>
      <w:r w:rsidR="00EA6B59" w:rsidRPr="002F0BFA">
        <w:t xml:space="preserve"> </w:t>
      </w:r>
    </w:p>
    <w:p w:rsidR="0014655D" w:rsidRDefault="0014655D" w:rsidP="0014655D">
      <w:pPr>
        <w:widowControl w:val="0"/>
        <w:numPr>
          <w:ilvl w:val="0"/>
          <w:numId w:val="9"/>
        </w:numPr>
        <w:suppressAutoHyphens/>
        <w:spacing w:after="0"/>
        <w:jc w:val="left"/>
      </w:pPr>
      <w:r>
        <w:t xml:space="preserve">Eclipse </w:t>
      </w:r>
      <w:proofErr w:type="spellStart"/>
      <w:r>
        <w:t>XText</w:t>
      </w:r>
      <w:proofErr w:type="spellEnd"/>
      <w:r>
        <w:t xml:space="preserve"> tool. Available at: </w:t>
      </w:r>
      <w:hyperlink r:id="rId46" w:history="1">
        <w:r w:rsidRPr="0014655D">
          <w:rPr>
            <w:rStyle w:val="Lienhypertexte"/>
          </w:rPr>
          <w:t>http://www.eclipse.org/Xt</w:t>
        </w:r>
        <w:r w:rsidRPr="0014655D">
          <w:rPr>
            <w:rStyle w:val="Lienhypertexte"/>
          </w:rPr>
          <w:t>e</w:t>
        </w:r>
        <w:r w:rsidRPr="0014655D">
          <w:rPr>
            <w:rStyle w:val="Lienhypertexte"/>
          </w:rPr>
          <w:t>xt/</w:t>
        </w:r>
      </w:hyperlink>
    </w:p>
    <w:p w:rsidR="00FD1B20" w:rsidRDefault="00FC299B" w:rsidP="00587314">
      <w:pPr>
        <w:widowControl w:val="0"/>
        <w:numPr>
          <w:ilvl w:val="0"/>
          <w:numId w:val="9"/>
        </w:numPr>
        <w:suppressAutoHyphens/>
        <w:spacing w:after="0"/>
      </w:pPr>
      <w:bookmarkStart w:id="181" w:name="_Ref366766443"/>
      <w:bookmarkStart w:id="182" w:name="_Ref366674807"/>
      <w:r>
        <w:t>OMG ADM Task Force. Homepage:</w:t>
      </w:r>
      <w:r w:rsidR="00FD1B20">
        <w:t xml:space="preserve"> </w:t>
      </w:r>
      <w:hyperlink r:id="rId47" w:history="1">
        <w:r w:rsidR="00FD1B20">
          <w:rPr>
            <w:rStyle w:val="Lienhypertexte"/>
          </w:rPr>
          <w:t>http://adm.omg.org/</w:t>
        </w:r>
      </w:hyperlink>
      <w:bookmarkEnd w:id="181"/>
    </w:p>
    <w:p w:rsidR="00FE45F1" w:rsidRPr="002F0BFA" w:rsidRDefault="00FE45F1" w:rsidP="00587314">
      <w:pPr>
        <w:widowControl w:val="0"/>
        <w:numPr>
          <w:ilvl w:val="0"/>
          <w:numId w:val="9"/>
        </w:numPr>
        <w:suppressAutoHyphens/>
        <w:spacing w:after="0"/>
      </w:pPr>
      <w:r>
        <w:t xml:space="preserve">OMG </w:t>
      </w:r>
      <w:proofErr w:type="spellStart"/>
      <w:r>
        <w:t>fUML</w:t>
      </w:r>
      <w:proofErr w:type="spellEnd"/>
      <w:r>
        <w:t xml:space="preserve"> specification</w:t>
      </w:r>
      <w:r w:rsidR="00FC299B">
        <w:t>. Available at:</w:t>
      </w:r>
      <w:r>
        <w:t xml:space="preserve"> </w:t>
      </w:r>
      <w:hyperlink r:id="rId48" w:history="1">
        <w:r>
          <w:rPr>
            <w:rStyle w:val="Lienhypertexte"/>
          </w:rPr>
          <w:t>http://www.omg.org/spec/FUML/</w:t>
        </w:r>
      </w:hyperlink>
      <w:bookmarkEnd w:id="182"/>
      <w:r>
        <w:t xml:space="preserve"> </w:t>
      </w:r>
    </w:p>
    <w:p w:rsidR="00AE10A7" w:rsidRPr="002F0BFA" w:rsidRDefault="00AE10A7" w:rsidP="00587314">
      <w:pPr>
        <w:widowControl w:val="0"/>
        <w:numPr>
          <w:ilvl w:val="0"/>
          <w:numId w:val="9"/>
        </w:numPr>
        <w:suppressAutoHyphens/>
        <w:spacing w:after="0"/>
      </w:pPr>
      <w:bookmarkStart w:id="183" w:name="_Ref366068249"/>
      <w:r w:rsidRPr="002F0BFA">
        <w:t>OMG KDM specification</w:t>
      </w:r>
      <w:r w:rsidR="00FC299B">
        <w:t>. Available at:</w:t>
      </w:r>
      <w:r w:rsidR="003539A5" w:rsidRPr="002F0BFA">
        <w:t xml:space="preserve"> </w:t>
      </w:r>
      <w:hyperlink r:id="rId49" w:history="1">
        <w:r w:rsidR="003539A5" w:rsidRPr="002F0BFA">
          <w:rPr>
            <w:rStyle w:val="Lienhypertexte"/>
          </w:rPr>
          <w:t>http://www.omg.org/technology/kdm/</w:t>
        </w:r>
      </w:hyperlink>
      <w:bookmarkEnd w:id="183"/>
    </w:p>
    <w:p w:rsidR="000657DD" w:rsidRDefault="000657DD" w:rsidP="00587314">
      <w:pPr>
        <w:widowControl w:val="0"/>
        <w:numPr>
          <w:ilvl w:val="0"/>
          <w:numId w:val="9"/>
        </w:numPr>
        <w:suppressAutoHyphens/>
        <w:spacing w:after="0"/>
      </w:pPr>
      <w:bookmarkStart w:id="184" w:name="_Ref366068102"/>
      <w:r w:rsidRPr="002F0BFA">
        <w:t>OMG UML specification</w:t>
      </w:r>
      <w:r w:rsidR="00FC299B">
        <w:t>. Available at:</w:t>
      </w:r>
      <w:r w:rsidR="00FC299B" w:rsidRPr="002F0BFA">
        <w:t xml:space="preserve"> </w:t>
      </w:r>
      <w:r w:rsidR="003539A5" w:rsidRPr="002F0BFA">
        <w:t xml:space="preserve"> </w:t>
      </w:r>
      <w:hyperlink r:id="rId50" w:history="1">
        <w:r w:rsidR="003539A5" w:rsidRPr="002F0BFA">
          <w:rPr>
            <w:rStyle w:val="Lienhypertexte"/>
          </w:rPr>
          <w:t>http://www.uml.org/</w:t>
        </w:r>
      </w:hyperlink>
      <w:bookmarkEnd w:id="184"/>
    </w:p>
    <w:p w:rsidR="00BC03EC" w:rsidRPr="002F0BFA" w:rsidRDefault="00BC03EC" w:rsidP="000674B7">
      <w:pPr>
        <w:widowControl w:val="0"/>
        <w:numPr>
          <w:ilvl w:val="0"/>
          <w:numId w:val="9"/>
        </w:numPr>
        <w:suppressAutoHyphens/>
        <w:spacing w:after="0"/>
        <w:jc w:val="left"/>
      </w:pPr>
      <w:bookmarkStart w:id="185" w:name="_Ref366686650"/>
      <w:r>
        <w:t>SharePoint schema definition</w:t>
      </w:r>
      <w:r w:rsidR="009115F2">
        <w:t>. Available at:</w:t>
      </w:r>
      <w:r>
        <w:t xml:space="preserve"> </w:t>
      </w:r>
      <w:hyperlink r:id="rId51" w:history="1">
        <w:r w:rsidRPr="00254726">
          <w:rPr>
            <w:rStyle w:val="Lienhypertexte"/>
          </w:rPr>
          <w:t>http://msdn.microsoft.com/en-us/library/ms476062.aspx</w:t>
        </w:r>
      </w:hyperlink>
      <w:bookmarkEnd w:id="185"/>
      <w:r>
        <w:t xml:space="preserve"> </w:t>
      </w:r>
    </w:p>
    <w:p w:rsidR="00EA7896" w:rsidRPr="000D7545" w:rsidRDefault="00587314" w:rsidP="00885952">
      <w:pPr>
        <w:widowControl w:val="0"/>
        <w:numPr>
          <w:ilvl w:val="0"/>
          <w:numId w:val="9"/>
        </w:numPr>
        <w:suppressAutoHyphens/>
        <w:spacing w:after="0"/>
        <w:jc w:val="left"/>
        <w:rPr>
          <w:rStyle w:val="Lienhypertexte"/>
          <w:color w:val="auto"/>
          <w:u w:val="none"/>
        </w:rPr>
      </w:pPr>
      <w:bookmarkStart w:id="186" w:name="_Ref366068090"/>
      <w:proofErr w:type="spellStart"/>
      <w:r w:rsidRPr="002F0BFA">
        <w:t>Sparx</w:t>
      </w:r>
      <w:proofErr w:type="spellEnd"/>
      <w:r w:rsidRPr="002F0BFA">
        <w:t xml:space="preserve"> Enterprise Architect</w:t>
      </w:r>
      <w:r w:rsidR="00885952">
        <w:t xml:space="preserve"> toolset. Available at:</w:t>
      </w:r>
      <w:r w:rsidR="003539A5" w:rsidRPr="002F0BFA">
        <w:t xml:space="preserve"> </w:t>
      </w:r>
      <w:hyperlink r:id="rId52" w:history="1">
        <w:r w:rsidR="003539A5" w:rsidRPr="002F0BFA">
          <w:rPr>
            <w:rStyle w:val="Lienhypertexte"/>
          </w:rPr>
          <w:t>http://www.sparxsystems.com/products/ea/</w:t>
        </w:r>
      </w:hyperlink>
      <w:bookmarkEnd w:id="186"/>
    </w:p>
    <w:p w:rsidR="000D7545" w:rsidRPr="0014655D" w:rsidRDefault="000D7545" w:rsidP="00885952">
      <w:pPr>
        <w:widowControl w:val="0"/>
        <w:numPr>
          <w:ilvl w:val="0"/>
          <w:numId w:val="9"/>
        </w:numPr>
        <w:suppressAutoHyphens/>
        <w:spacing w:after="0"/>
        <w:jc w:val="left"/>
        <w:rPr>
          <w:rStyle w:val="Lienhypertexte"/>
          <w:color w:val="auto"/>
          <w:u w:val="none"/>
        </w:rPr>
      </w:pPr>
      <w:bookmarkStart w:id="187" w:name="_Ref367694957"/>
      <w:proofErr w:type="spellStart"/>
      <w:r w:rsidRPr="002F0BFA">
        <w:t>Sparx</w:t>
      </w:r>
      <w:proofErr w:type="spellEnd"/>
      <w:r w:rsidRPr="002F0BFA">
        <w:t xml:space="preserve"> Enterprise Architect</w:t>
      </w:r>
      <w:r>
        <w:t xml:space="preserve"> (trial version) download. Available at: </w:t>
      </w:r>
      <w:hyperlink r:id="rId53" w:history="1">
        <w:r>
          <w:rPr>
            <w:rStyle w:val="Lienhypertexte"/>
          </w:rPr>
          <w:t>http://www.sparxsystems.com/products/ea/trial.html</w:t>
        </w:r>
      </w:hyperlink>
      <w:bookmarkEnd w:id="187"/>
    </w:p>
    <w:sectPr w:rsidR="000D7545" w:rsidRPr="0014655D" w:rsidSect="00A92BC0">
      <w:headerReference w:type="default" r:id="rId54"/>
      <w:footerReference w:type="default" r:id="rId55"/>
      <w:endnotePr>
        <w:numFmt w:val="decimal"/>
      </w:endnotePr>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810" w:rsidRDefault="00187810" w:rsidP="00703935">
      <w:pPr>
        <w:spacing w:after="0"/>
      </w:pPr>
      <w:r>
        <w:separator/>
      </w:r>
    </w:p>
  </w:endnote>
  <w:endnote w:type="continuationSeparator" w:id="0">
    <w:p w:rsidR="00187810" w:rsidRDefault="00187810" w:rsidP="007039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Roman10-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MRoman10-Regular">
    <w:panose1 w:val="00000000000000000000"/>
    <w:charset w:val="00"/>
    <w:family w:val="roman"/>
    <w:notTrueType/>
    <w:pitch w:val="default"/>
  </w:font>
  <w:font w:name="LMRoman8-Regular">
    <w:panose1 w:val="00000000000000000000"/>
    <w:charset w:val="00"/>
    <w:family w:val="roman"/>
    <w:notTrueType/>
    <w:pitch w:val="default"/>
  </w:font>
  <w:font w:name="LMRoman6-Regular">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FC" w:rsidRPr="00121005" w:rsidRDefault="00766CFC" w:rsidP="00A00810">
    <w:pPr>
      <w:pStyle w:val="Pieddepage"/>
      <w:tabs>
        <w:tab w:val="clear" w:pos="4153"/>
      </w:tabs>
      <w:spacing w:line="300" w:lineRule="atLeast"/>
      <w:rPr>
        <w:rFonts w:cs="Calibri"/>
        <w:sz w:val="20"/>
        <w:szCs w:val="20"/>
      </w:rPr>
    </w:pPr>
    <w:r w:rsidRPr="00121005">
      <w:rPr>
        <w:rFonts w:cs="Calibri"/>
        <w:sz w:val="20"/>
        <w:szCs w:val="20"/>
        <w:lang w:val="en-US"/>
      </w:rPr>
      <w:t>Project</w:t>
    </w:r>
    <w:r w:rsidRPr="00121005">
      <w:rPr>
        <w:rFonts w:cs="Calibri"/>
        <w:sz w:val="20"/>
        <w:szCs w:val="20"/>
      </w:rPr>
      <w:t xml:space="preserve"> Title: </w:t>
    </w:r>
    <w:r w:rsidRPr="00121005">
      <w:rPr>
        <w:rFonts w:cs="Calibri"/>
        <w:sz w:val="20"/>
        <w:szCs w:val="20"/>
        <w:lang w:val="en-US"/>
      </w:rPr>
      <w:t>ARTIST</w:t>
    </w:r>
    <w:r w:rsidRPr="00121005">
      <w:rPr>
        <w:rFonts w:cs="Calibri"/>
        <w:sz w:val="20"/>
        <w:szCs w:val="20"/>
        <w:lang w:val="en-US"/>
      </w:rPr>
      <w:tab/>
    </w:r>
    <w:r w:rsidRPr="00121005">
      <w:rPr>
        <w:rFonts w:cs="Calibri"/>
        <w:sz w:val="20"/>
        <w:szCs w:val="20"/>
      </w:rPr>
      <w:t>Contract No. FP7-317859</w:t>
    </w:r>
  </w:p>
  <w:p w:rsidR="00766CFC" w:rsidRPr="00121005" w:rsidRDefault="00766CFC" w:rsidP="00A00810">
    <w:pPr>
      <w:pStyle w:val="Pieddepage"/>
      <w:tabs>
        <w:tab w:val="clear" w:pos="4153"/>
      </w:tabs>
      <w:spacing w:line="300" w:lineRule="atLeast"/>
      <w:rPr>
        <w:rFonts w:cs="Calibri"/>
        <w:sz w:val="20"/>
        <w:szCs w:val="20"/>
      </w:rPr>
    </w:pPr>
    <w:r>
      <w:rPr>
        <w:rFonts w:cs="Calibri"/>
        <w:b/>
        <w:noProof/>
        <w:sz w:val="20"/>
        <w:szCs w:val="20"/>
        <w:lang w:val="fr-FR" w:eastAsia="fr-FR"/>
      </w:rPr>
      <w:drawing>
        <wp:inline distT="0" distB="0" distL="0" distR="0" wp14:anchorId="473E19F8" wp14:editId="347723B9">
          <wp:extent cx="762000" cy="14287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762000" cy="142875"/>
                  </a:xfrm>
                  <a:prstGeom prst="rect">
                    <a:avLst/>
                  </a:prstGeom>
                  <a:noFill/>
                  <a:ln w="9525">
                    <a:noFill/>
                    <a:miter lim="800000"/>
                    <a:headEnd/>
                    <a:tailEnd/>
                  </a:ln>
                </pic:spPr>
              </pic:pic>
            </a:graphicData>
          </a:graphic>
        </wp:inline>
      </w:drawing>
    </w:r>
    <w:r w:rsidRPr="00BD29FB">
      <w:rPr>
        <w:rFonts w:cs="Calibri"/>
        <w:b/>
        <w:noProof/>
        <w:sz w:val="20"/>
        <w:szCs w:val="20"/>
        <w:lang w:val="en-US" w:eastAsia="fr-FR"/>
      </w:rPr>
      <w:tab/>
    </w:r>
    <w:r w:rsidRPr="00121005">
      <w:rPr>
        <w:rFonts w:cs="Calibri"/>
        <w:b/>
        <w:bCs/>
        <w:sz w:val="20"/>
        <w:szCs w:val="20"/>
        <w:lang w:val="en-US"/>
      </w:rPr>
      <w:t>www.artist-project.eu</w:t>
    </w:r>
  </w:p>
  <w:p w:rsidR="00766CFC" w:rsidRPr="00121005" w:rsidRDefault="00766CFC" w:rsidP="00703935">
    <w:pPr>
      <w:pStyle w:val="Pieddepage"/>
      <w:spacing w:line="300" w:lineRule="atLeast"/>
      <w:jc w:val="center"/>
      <w:rPr>
        <w:rFonts w:ascii="Calibri" w:hAnsi="Calibri" w:cs="Calibri"/>
        <w:sz w:val="20"/>
        <w:szCs w:val="20"/>
        <w:lang w:val="en-US"/>
      </w:rPr>
    </w:pPr>
    <w:r w:rsidRPr="00121005">
      <w:rPr>
        <w:rFonts w:ascii="Calibri" w:hAnsi="Calibri" w:cs="Calibri"/>
        <w:bCs/>
        <w:sz w:val="20"/>
        <w:szCs w:val="20"/>
        <w:lang w:val="en-US"/>
      </w:rPr>
      <w:t xml:space="preserve">Page </w:t>
    </w:r>
    <w:r w:rsidRPr="00121005">
      <w:rPr>
        <w:rFonts w:ascii="Calibri" w:hAnsi="Calibri" w:cs="Calibri"/>
        <w:bCs/>
        <w:sz w:val="20"/>
        <w:szCs w:val="20"/>
        <w:lang w:val="en-US"/>
      </w:rPr>
      <w:fldChar w:fldCharType="begin"/>
    </w:r>
    <w:r w:rsidRPr="00121005">
      <w:rPr>
        <w:rFonts w:ascii="Calibri" w:hAnsi="Calibri" w:cs="Calibri"/>
        <w:bCs/>
        <w:sz w:val="20"/>
        <w:szCs w:val="20"/>
        <w:lang w:val="en-US"/>
      </w:rPr>
      <w:instrText xml:space="preserve"> PAGE </w:instrText>
    </w:r>
    <w:r w:rsidRPr="00121005">
      <w:rPr>
        <w:rFonts w:ascii="Calibri" w:hAnsi="Calibri" w:cs="Calibri"/>
        <w:bCs/>
        <w:sz w:val="20"/>
        <w:szCs w:val="20"/>
        <w:lang w:val="en-US"/>
      </w:rPr>
      <w:fldChar w:fldCharType="separate"/>
    </w:r>
    <w:r w:rsidR="001C00C2">
      <w:rPr>
        <w:rFonts w:ascii="Calibri" w:hAnsi="Calibri" w:cs="Calibri"/>
        <w:bCs/>
        <w:noProof/>
        <w:sz w:val="20"/>
        <w:szCs w:val="20"/>
        <w:lang w:val="en-US"/>
      </w:rPr>
      <w:t>8</w:t>
    </w:r>
    <w:r w:rsidRPr="00121005">
      <w:rPr>
        <w:rFonts w:ascii="Calibri" w:hAnsi="Calibri" w:cs="Calibri"/>
        <w:bCs/>
        <w:sz w:val="20"/>
        <w:szCs w:val="20"/>
        <w:lang w:val="en-US"/>
      </w:rPr>
      <w:fldChar w:fldCharType="end"/>
    </w:r>
    <w:r w:rsidRPr="00121005">
      <w:rPr>
        <w:rFonts w:ascii="Calibri" w:hAnsi="Calibri" w:cs="Calibri"/>
        <w:bCs/>
        <w:sz w:val="20"/>
        <w:szCs w:val="20"/>
        <w:lang w:val="en-US"/>
      </w:rPr>
      <w:t xml:space="preserve"> of </w:t>
    </w:r>
    <w:r w:rsidRPr="00121005">
      <w:rPr>
        <w:rFonts w:ascii="Calibri" w:hAnsi="Calibri" w:cs="Calibri"/>
        <w:bCs/>
        <w:sz w:val="20"/>
        <w:szCs w:val="20"/>
        <w:lang w:val="en-US"/>
      </w:rPr>
      <w:fldChar w:fldCharType="begin"/>
    </w:r>
    <w:r w:rsidRPr="00121005">
      <w:rPr>
        <w:rFonts w:ascii="Calibri" w:hAnsi="Calibri" w:cs="Calibri"/>
        <w:bCs/>
        <w:sz w:val="20"/>
        <w:szCs w:val="20"/>
        <w:lang w:val="en-US"/>
      </w:rPr>
      <w:instrText xml:space="preserve"> NUMPAGES </w:instrText>
    </w:r>
    <w:r w:rsidRPr="00121005">
      <w:rPr>
        <w:rFonts w:ascii="Calibri" w:hAnsi="Calibri" w:cs="Calibri"/>
        <w:bCs/>
        <w:sz w:val="20"/>
        <w:szCs w:val="20"/>
        <w:lang w:val="en-US"/>
      </w:rPr>
      <w:fldChar w:fldCharType="separate"/>
    </w:r>
    <w:r w:rsidR="001C00C2">
      <w:rPr>
        <w:rFonts w:ascii="Calibri" w:hAnsi="Calibri" w:cs="Calibri"/>
        <w:bCs/>
        <w:noProof/>
        <w:sz w:val="20"/>
        <w:szCs w:val="20"/>
        <w:lang w:val="en-US"/>
      </w:rPr>
      <w:t>52</w:t>
    </w:r>
    <w:r w:rsidRPr="00121005">
      <w:rPr>
        <w:rFonts w:ascii="Calibri" w:hAnsi="Calibri" w:cs="Calibri"/>
        <w:bCs/>
        <w:sz w:val="20"/>
        <w:szCs w:val="20"/>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810" w:rsidRDefault="00187810" w:rsidP="00703935">
      <w:pPr>
        <w:spacing w:after="0"/>
      </w:pPr>
      <w:r>
        <w:separator/>
      </w:r>
    </w:p>
  </w:footnote>
  <w:footnote w:type="continuationSeparator" w:id="0">
    <w:p w:rsidR="00187810" w:rsidRDefault="00187810" w:rsidP="0070393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FC" w:rsidRDefault="00766CFC" w:rsidP="00703935">
    <w:pPr>
      <w:pStyle w:val="Pieddepage"/>
      <w:tabs>
        <w:tab w:val="clear" w:pos="4153"/>
      </w:tabs>
      <w:spacing w:line="300" w:lineRule="atLeast"/>
      <w:rPr>
        <w:rFonts w:ascii="Calibri" w:hAnsi="Calibri" w:cs="Calibri"/>
        <w:sz w:val="20"/>
        <w:szCs w:val="20"/>
      </w:rPr>
    </w:pPr>
    <w:r w:rsidRPr="00121005">
      <w:rPr>
        <w:rFonts w:ascii="Calibri" w:hAnsi="Calibri" w:cs="Calibri"/>
        <w:sz w:val="20"/>
        <w:szCs w:val="20"/>
      </w:rPr>
      <w:t>D</w:t>
    </w:r>
    <w:r>
      <w:rPr>
        <w:rFonts w:ascii="Calibri" w:hAnsi="Calibri" w:cs="Calibri"/>
        <w:sz w:val="20"/>
        <w:szCs w:val="20"/>
      </w:rPr>
      <w:t>8</w:t>
    </w:r>
    <w:r w:rsidRPr="00121005">
      <w:rPr>
        <w:rFonts w:ascii="Calibri" w:hAnsi="Calibri" w:cs="Calibri"/>
        <w:sz w:val="20"/>
        <w:szCs w:val="20"/>
      </w:rPr>
      <w:t>.</w:t>
    </w:r>
    <w:r>
      <w:rPr>
        <w:rFonts w:ascii="Calibri" w:hAnsi="Calibri" w:cs="Calibri"/>
        <w:sz w:val="20"/>
        <w:szCs w:val="20"/>
      </w:rPr>
      <w:t>2</w:t>
    </w:r>
    <w:r w:rsidRPr="00121005">
      <w:rPr>
        <w:rFonts w:ascii="Calibri" w:hAnsi="Calibri" w:cs="Calibri"/>
        <w:sz w:val="20"/>
        <w:szCs w:val="20"/>
      </w:rPr>
      <w:t>.</w:t>
    </w:r>
    <w:r>
      <w:rPr>
        <w:rFonts w:ascii="Calibri" w:hAnsi="Calibri" w:cs="Calibri"/>
        <w:sz w:val="20"/>
        <w:szCs w:val="20"/>
      </w:rPr>
      <w:t>2</w:t>
    </w:r>
    <w:r w:rsidRPr="00121005">
      <w:rPr>
        <w:rFonts w:ascii="Calibri" w:hAnsi="Calibri" w:cs="Calibri"/>
        <w:sz w:val="20"/>
        <w:szCs w:val="20"/>
      </w:rPr>
      <w:t xml:space="preserve"> – </w:t>
    </w:r>
    <w:r>
      <w:rPr>
        <w:rFonts w:ascii="Calibri" w:hAnsi="Calibri" w:cs="Calibri"/>
        <w:sz w:val="20"/>
        <w:szCs w:val="20"/>
      </w:rPr>
      <w:t xml:space="preserve">Components for Model Discovery </w:t>
    </w:r>
  </w:p>
  <w:p w:rsidR="00766CFC" w:rsidRPr="00B009F3" w:rsidRDefault="00766CFC" w:rsidP="00703935">
    <w:pPr>
      <w:pStyle w:val="Pieddepage"/>
      <w:tabs>
        <w:tab w:val="clear" w:pos="4153"/>
      </w:tabs>
      <w:spacing w:line="300" w:lineRule="atLeast"/>
      <w:rPr>
        <w:rFonts w:ascii="Calibri" w:hAnsi="Calibri" w:cs="Calibri"/>
        <w:sz w:val="20"/>
        <w:szCs w:val="20"/>
        <w:lang w:val="en-US"/>
      </w:rPr>
    </w:pPr>
    <w:r>
      <w:rPr>
        <w:rFonts w:ascii="Calibri" w:hAnsi="Calibri" w:cs="Calibri"/>
        <w:sz w:val="20"/>
        <w:szCs w:val="20"/>
      </w:rPr>
      <w:t xml:space="preserve">from Legacy Technologies </w:t>
    </w:r>
    <w:r w:rsidRPr="00121005">
      <w:rPr>
        <w:rFonts w:ascii="Calibri" w:hAnsi="Calibri" w:cs="Calibri"/>
        <w:sz w:val="20"/>
        <w:szCs w:val="20"/>
      </w:rPr>
      <w:tab/>
      <w:t>Version: v</w:t>
    </w:r>
    <w:r>
      <w:rPr>
        <w:rFonts w:ascii="Calibri" w:hAnsi="Calibri" w:cs="Calibri"/>
        <w:sz w:val="20"/>
        <w:szCs w:val="20"/>
      </w:rPr>
      <w:t xml:space="preserve">0.1, Draft - </w:t>
    </w:r>
    <w:r w:rsidRPr="00121005">
      <w:rPr>
        <w:rFonts w:ascii="Calibri" w:hAnsi="Calibri" w:cs="Calibri"/>
        <w:sz w:val="20"/>
        <w:szCs w:val="20"/>
      </w:rPr>
      <w:t xml:space="preserve">Date: </w:t>
    </w:r>
    <w:r>
      <w:rPr>
        <w:rFonts w:ascii="Calibri" w:hAnsi="Calibri" w:cs="Calibri"/>
        <w:sz w:val="20"/>
        <w:szCs w:val="20"/>
      </w:rPr>
      <w:t>23</w:t>
    </w:r>
    <w:r w:rsidRPr="00121005">
      <w:rPr>
        <w:rFonts w:ascii="Calibri" w:hAnsi="Calibri" w:cs="Calibri"/>
        <w:sz w:val="20"/>
        <w:szCs w:val="20"/>
      </w:rPr>
      <w:t>/</w:t>
    </w:r>
    <w:r>
      <w:rPr>
        <w:rFonts w:ascii="Calibri" w:hAnsi="Calibri" w:cs="Calibri"/>
        <w:sz w:val="20"/>
        <w:szCs w:val="20"/>
      </w:rPr>
      <w:t>07</w:t>
    </w:r>
    <w:r w:rsidRPr="00121005">
      <w:rPr>
        <w:rFonts w:ascii="Calibri" w:hAnsi="Calibri" w:cs="Calibri"/>
        <w:sz w:val="20"/>
        <w:szCs w:val="20"/>
      </w:rPr>
      <w:t>/201</w:t>
    </w:r>
    <w:r>
      <w:rPr>
        <w:rFonts w:ascii="Calibri" w:hAnsi="Calibri" w:cs="Calibri"/>
        <w:sz w:val="20"/>
        <w:szCs w:val="20"/>
        <w:lang w:val="en-US"/>
      </w:rPr>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sz w:val="20"/>
        <w:szCs w:val="20"/>
        <w:lang w:val="en-GB" w:bidi="ar-SA"/>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0"/>
        <w:szCs w:val="20"/>
        <w:lang w:val="en-GB" w:bidi="ar-SA"/>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0"/>
        <w:szCs w:val="20"/>
        <w:lang w:val="en-GB" w:bidi="ar-SA"/>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nsid w:val="05025C84"/>
    <w:multiLevelType w:val="hybridMultilevel"/>
    <w:tmpl w:val="09AA1F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BD0B59"/>
    <w:multiLevelType w:val="hybridMultilevel"/>
    <w:tmpl w:val="313AE99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0E0CAF"/>
    <w:multiLevelType w:val="hybridMultilevel"/>
    <w:tmpl w:val="762856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4412607"/>
    <w:multiLevelType w:val="hybridMultilevel"/>
    <w:tmpl w:val="4BC2DC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A5346E"/>
    <w:multiLevelType w:val="hybridMultilevel"/>
    <w:tmpl w:val="6EDAFC1C"/>
    <w:lvl w:ilvl="0" w:tplc="720813DE">
      <w:start w:val="1"/>
      <w:numFmt w:val="decimal"/>
      <w:lvlText w:val="(%1)"/>
      <w:lvlJc w:val="left"/>
      <w:pPr>
        <w:ind w:left="720" w:hanging="360"/>
      </w:pPr>
      <w:rPr>
        <w:rFonts w:cs="LMRoman10-Bold"/>
        <w:b/>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nsid w:val="1650360A"/>
    <w:multiLevelType w:val="hybridMultilevel"/>
    <w:tmpl w:val="921A77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837344E"/>
    <w:multiLevelType w:val="hybridMultilevel"/>
    <w:tmpl w:val="517692DA"/>
    <w:lvl w:ilvl="0" w:tplc="016CD232">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D67187"/>
    <w:multiLevelType w:val="hybridMultilevel"/>
    <w:tmpl w:val="112E68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19493E9C"/>
    <w:multiLevelType w:val="hybridMultilevel"/>
    <w:tmpl w:val="679EA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D2E12CC"/>
    <w:multiLevelType w:val="hybridMultilevel"/>
    <w:tmpl w:val="9D0A1246"/>
    <w:lvl w:ilvl="0" w:tplc="F25C32AA">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6180EE3"/>
    <w:multiLevelType w:val="hybridMultilevel"/>
    <w:tmpl w:val="7606282E"/>
    <w:lvl w:ilvl="0" w:tplc="7AA216F4">
      <w:start w:val="1"/>
      <w:numFmt w:val="decimal"/>
      <w:lvlText w:val="[%1]"/>
      <w:lvlJc w:val="left"/>
      <w:pPr>
        <w:tabs>
          <w:tab w:val="num" w:pos="0"/>
        </w:tabs>
        <w:ind w:left="340" w:hanging="34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nsid w:val="2AAA031E"/>
    <w:multiLevelType w:val="hybridMultilevel"/>
    <w:tmpl w:val="A484F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D931CC2"/>
    <w:multiLevelType w:val="hybridMultilevel"/>
    <w:tmpl w:val="FC8653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2F2A21FA"/>
    <w:multiLevelType w:val="hybridMultilevel"/>
    <w:tmpl w:val="3B7A43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26A57BB"/>
    <w:multiLevelType w:val="hybridMultilevel"/>
    <w:tmpl w:val="F3EC5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4F1481F"/>
    <w:multiLevelType w:val="hybridMultilevel"/>
    <w:tmpl w:val="6EDAFC1C"/>
    <w:lvl w:ilvl="0" w:tplc="720813DE">
      <w:start w:val="1"/>
      <w:numFmt w:val="decimal"/>
      <w:lvlText w:val="(%1)"/>
      <w:lvlJc w:val="left"/>
      <w:pPr>
        <w:ind w:left="720" w:hanging="360"/>
      </w:pPr>
      <w:rPr>
        <w:rFonts w:cs="LMRoman10-Bold"/>
        <w:b/>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nsid w:val="35EA0681"/>
    <w:multiLevelType w:val="hybridMultilevel"/>
    <w:tmpl w:val="75ACB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61D3C10"/>
    <w:multiLevelType w:val="hybridMultilevel"/>
    <w:tmpl w:val="FEDA866A"/>
    <w:lvl w:ilvl="0" w:tplc="F25C32AA">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FD65D4"/>
    <w:multiLevelType w:val="hybridMultilevel"/>
    <w:tmpl w:val="9E9E9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EC37B9D"/>
    <w:multiLevelType w:val="hybridMultilevel"/>
    <w:tmpl w:val="E00E2172"/>
    <w:lvl w:ilvl="0" w:tplc="2452C78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695D64"/>
    <w:multiLevelType w:val="hybridMultilevel"/>
    <w:tmpl w:val="3B7A43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0578FA"/>
    <w:multiLevelType w:val="multilevel"/>
    <w:tmpl w:val="A7E6BA88"/>
    <w:lvl w:ilvl="0">
      <w:start w:val="1"/>
      <w:numFmt w:val="decimal"/>
      <w:lvlText w:val="%1"/>
      <w:lvlJc w:val="left"/>
      <w:pPr>
        <w:tabs>
          <w:tab w:val="num" w:pos="432"/>
        </w:tabs>
        <w:ind w:left="432" w:hanging="432"/>
      </w:pPr>
      <w:rPr>
        <w:rFonts w:hint="default"/>
      </w:rPr>
    </w:lvl>
    <w:lvl w:ilvl="1">
      <w:start w:val="1"/>
      <w:numFmt w:val="decimal"/>
      <w:pStyle w:val="Style2"/>
      <w:lvlText w:val="%1.%2"/>
      <w:lvlJc w:val="left"/>
      <w:pPr>
        <w:tabs>
          <w:tab w:val="num" w:pos="576"/>
        </w:tabs>
        <w:ind w:left="576" w:hanging="576"/>
      </w:pPr>
      <w:rPr>
        <w:rFonts w:hint="default"/>
      </w:rPr>
    </w:lvl>
    <w:lvl w:ilvl="2">
      <w:start w:val="1"/>
      <w:numFmt w:val="decimal"/>
      <w:pStyle w:val="Style3"/>
      <w:lvlText w:val="%1.%2.%3"/>
      <w:lvlJc w:val="left"/>
      <w:pPr>
        <w:tabs>
          <w:tab w:val="num" w:pos="720"/>
        </w:tabs>
        <w:ind w:left="720" w:hanging="720"/>
      </w:pPr>
      <w:rPr>
        <w:rFonts w:hint="default"/>
      </w:rPr>
    </w:lvl>
    <w:lvl w:ilvl="3">
      <w:start w:val="1"/>
      <w:numFmt w:val="decimal"/>
      <w:pStyle w:val="Style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5B691C3E"/>
    <w:multiLevelType w:val="hybridMultilevel"/>
    <w:tmpl w:val="3BE63E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D20560F"/>
    <w:multiLevelType w:val="hybridMultilevel"/>
    <w:tmpl w:val="831C4C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08A530D"/>
    <w:multiLevelType w:val="hybridMultilevel"/>
    <w:tmpl w:val="DA9C3A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5F120E8"/>
    <w:multiLevelType w:val="hybridMultilevel"/>
    <w:tmpl w:val="37DC7BFE"/>
    <w:lvl w:ilvl="0" w:tplc="F25C32AA">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7BC5C0A"/>
    <w:multiLevelType w:val="hybridMultilevel"/>
    <w:tmpl w:val="8DCC3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F130B4D"/>
    <w:multiLevelType w:val="hybridMultilevel"/>
    <w:tmpl w:val="8750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5950A1"/>
    <w:multiLevelType w:val="hybridMultilevel"/>
    <w:tmpl w:val="D484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3533B8"/>
    <w:multiLevelType w:val="hybridMultilevel"/>
    <w:tmpl w:val="8FEE38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5727614"/>
    <w:multiLevelType w:val="hybridMultilevel"/>
    <w:tmpl w:val="5DC82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99E7647"/>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862"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nsid w:val="79D37463"/>
    <w:multiLevelType w:val="hybridMultilevel"/>
    <w:tmpl w:val="B68A48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BCB7340"/>
    <w:multiLevelType w:val="hybridMultilevel"/>
    <w:tmpl w:val="7B2821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3"/>
  </w:num>
  <w:num w:numId="4">
    <w:abstractNumId w:val="33"/>
  </w:num>
  <w:num w:numId="5">
    <w:abstractNumId w:val="8"/>
  </w:num>
  <w:num w:numId="6">
    <w:abstractNumId w:val="30"/>
  </w:num>
  <w:num w:numId="7">
    <w:abstractNumId w:val="2"/>
  </w:num>
  <w:num w:numId="8">
    <w:abstractNumId w:val="24"/>
  </w:num>
  <w:num w:numId="9">
    <w:abstractNumId w:val="12"/>
  </w:num>
  <w:num w:numId="10">
    <w:abstractNumId w:val="20"/>
  </w:num>
  <w:num w:numId="11">
    <w:abstractNumId w:val="10"/>
  </w:num>
  <w:num w:numId="12">
    <w:abstractNumId w:val="28"/>
  </w:num>
  <w:num w:numId="13">
    <w:abstractNumId w:val="22"/>
  </w:num>
  <w:num w:numId="14">
    <w:abstractNumId w:val="5"/>
  </w:num>
  <w:num w:numId="15">
    <w:abstractNumId w:val="1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35"/>
  </w:num>
  <w:num w:numId="19">
    <w:abstractNumId w:val="26"/>
  </w:num>
  <w:num w:numId="20">
    <w:abstractNumId w:val="18"/>
  </w:num>
  <w:num w:numId="21">
    <w:abstractNumId w:val="27"/>
  </w:num>
  <w:num w:numId="22">
    <w:abstractNumId w:val="19"/>
  </w:num>
  <w:num w:numId="23">
    <w:abstractNumId w:val="14"/>
  </w:num>
  <w:num w:numId="24">
    <w:abstractNumId w:val="9"/>
  </w:num>
  <w:num w:numId="25">
    <w:abstractNumId w:val="6"/>
  </w:num>
  <w:num w:numId="26">
    <w:abstractNumId w:val="16"/>
  </w:num>
  <w:num w:numId="27">
    <w:abstractNumId w:val="7"/>
  </w:num>
  <w:num w:numId="28">
    <w:abstractNumId w:val="25"/>
  </w:num>
  <w:num w:numId="29">
    <w:abstractNumId w:val="34"/>
  </w:num>
  <w:num w:numId="30">
    <w:abstractNumId w:val="29"/>
  </w:num>
  <w:num w:numId="31">
    <w:abstractNumId w:val="4"/>
  </w:num>
  <w:num w:numId="32">
    <w:abstractNumId w:val="0"/>
  </w:num>
  <w:num w:numId="33">
    <w:abstractNumId w:val="1"/>
  </w:num>
  <w:num w:numId="34">
    <w:abstractNumId w:val="21"/>
  </w:num>
  <w:num w:numId="35">
    <w:abstractNumId w:val="32"/>
  </w:num>
  <w:num w:numId="36">
    <w:abstractNumId w:val="13"/>
  </w:num>
  <w:num w:numId="37">
    <w:abstractNumId w:val="1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
  <w:rsids>
    <w:rsidRoot w:val="00703935"/>
    <w:rsid w:val="0000057A"/>
    <w:rsid w:val="00001E1F"/>
    <w:rsid w:val="00003774"/>
    <w:rsid w:val="00003950"/>
    <w:rsid w:val="00003FA2"/>
    <w:rsid w:val="00006E03"/>
    <w:rsid w:val="00007A38"/>
    <w:rsid w:val="0001294E"/>
    <w:rsid w:val="0001322F"/>
    <w:rsid w:val="00015F57"/>
    <w:rsid w:val="00016C9E"/>
    <w:rsid w:val="000211A2"/>
    <w:rsid w:val="000211E3"/>
    <w:rsid w:val="00021629"/>
    <w:rsid w:val="00021E4E"/>
    <w:rsid w:val="00022FDA"/>
    <w:rsid w:val="00024564"/>
    <w:rsid w:val="00024E12"/>
    <w:rsid w:val="00025763"/>
    <w:rsid w:val="00025DA6"/>
    <w:rsid w:val="0002683A"/>
    <w:rsid w:val="00031D9E"/>
    <w:rsid w:val="0003286E"/>
    <w:rsid w:val="0003405B"/>
    <w:rsid w:val="00034159"/>
    <w:rsid w:val="00034403"/>
    <w:rsid w:val="00035D4F"/>
    <w:rsid w:val="000409D0"/>
    <w:rsid w:val="0004604E"/>
    <w:rsid w:val="00047A6A"/>
    <w:rsid w:val="00047F34"/>
    <w:rsid w:val="00051753"/>
    <w:rsid w:val="00052B7B"/>
    <w:rsid w:val="00053CEF"/>
    <w:rsid w:val="00054FD9"/>
    <w:rsid w:val="00057516"/>
    <w:rsid w:val="000609D5"/>
    <w:rsid w:val="0006162B"/>
    <w:rsid w:val="00061BF1"/>
    <w:rsid w:val="00063A65"/>
    <w:rsid w:val="00064B7B"/>
    <w:rsid w:val="00064E49"/>
    <w:rsid w:val="000657DD"/>
    <w:rsid w:val="00065B05"/>
    <w:rsid w:val="00067457"/>
    <w:rsid w:val="000674B7"/>
    <w:rsid w:val="00067723"/>
    <w:rsid w:val="00067EEF"/>
    <w:rsid w:val="0007092F"/>
    <w:rsid w:val="00071711"/>
    <w:rsid w:val="00071CEB"/>
    <w:rsid w:val="000725D1"/>
    <w:rsid w:val="00076F2A"/>
    <w:rsid w:val="00081A71"/>
    <w:rsid w:val="0008626B"/>
    <w:rsid w:val="0008644A"/>
    <w:rsid w:val="000878CB"/>
    <w:rsid w:val="00091183"/>
    <w:rsid w:val="00091A98"/>
    <w:rsid w:val="00092AC5"/>
    <w:rsid w:val="00093E21"/>
    <w:rsid w:val="000947F6"/>
    <w:rsid w:val="00094B2B"/>
    <w:rsid w:val="000957E4"/>
    <w:rsid w:val="000A0964"/>
    <w:rsid w:val="000A1C18"/>
    <w:rsid w:val="000A38D4"/>
    <w:rsid w:val="000A5A81"/>
    <w:rsid w:val="000A62C7"/>
    <w:rsid w:val="000A63D6"/>
    <w:rsid w:val="000A7255"/>
    <w:rsid w:val="000B0C6E"/>
    <w:rsid w:val="000B3873"/>
    <w:rsid w:val="000B57BC"/>
    <w:rsid w:val="000B7C9E"/>
    <w:rsid w:val="000C01C9"/>
    <w:rsid w:val="000C02F9"/>
    <w:rsid w:val="000C0A8D"/>
    <w:rsid w:val="000C160A"/>
    <w:rsid w:val="000C1ABE"/>
    <w:rsid w:val="000C32E2"/>
    <w:rsid w:val="000C69C1"/>
    <w:rsid w:val="000C6BFB"/>
    <w:rsid w:val="000C7707"/>
    <w:rsid w:val="000D0138"/>
    <w:rsid w:val="000D0FA3"/>
    <w:rsid w:val="000D1D08"/>
    <w:rsid w:val="000D441A"/>
    <w:rsid w:val="000D5F3F"/>
    <w:rsid w:val="000D6729"/>
    <w:rsid w:val="000D7545"/>
    <w:rsid w:val="000D7FDC"/>
    <w:rsid w:val="000E0488"/>
    <w:rsid w:val="000E1402"/>
    <w:rsid w:val="000E17C5"/>
    <w:rsid w:val="000E1AFE"/>
    <w:rsid w:val="000E32D4"/>
    <w:rsid w:val="000E5251"/>
    <w:rsid w:val="000E52FA"/>
    <w:rsid w:val="000E560A"/>
    <w:rsid w:val="000F0599"/>
    <w:rsid w:val="000F0C1C"/>
    <w:rsid w:val="000F2BF3"/>
    <w:rsid w:val="000F2C1D"/>
    <w:rsid w:val="000F37FE"/>
    <w:rsid w:val="000F3CF2"/>
    <w:rsid w:val="000F3DC0"/>
    <w:rsid w:val="000F4522"/>
    <w:rsid w:val="000F5143"/>
    <w:rsid w:val="000F59B7"/>
    <w:rsid w:val="001016DF"/>
    <w:rsid w:val="001024F8"/>
    <w:rsid w:val="00102EB5"/>
    <w:rsid w:val="00105094"/>
    <w:rsid w:val="00107083"/>
    <w:rsid w:val="001106AE"/>
    <w:rsid w:val="00111570"/>
    <w:rsid w:val="00112800"/>
    <w:rsid w:val="00112F4F"/>
    <w:rsid w:val="00114749"/>
    <w:rsid w:val="00114DAF"/>
    <w:rsid w:val="001169BE"/>
    <w:rsid w:val="001177E4"/>
    <w:rsid w:val="00120AAA"/>
    <w:rsid w:val="00120C1F"/>
    <w:rsid w:val="00121005"/>
    <w:rsid w:val="001218CA"/>
    <w:rsid w:val="00121A31"/>
    <w:rsid w:val="00124496"/>
    <w:rsid w:val="00125330"/>
    <w:rsid w:val="00127293"/>
    <w:rsid w:val="001302B5"/>
    <w:rsid w:val="0013277A"/>
    <w:rsid w:val="00132DEC"/>
    <w:rsid w:val="00133F7C"/>
    <w:rsid w:val="001340EC"/>
    <w:rsid w:val="001341EC"/>
    <w:rsid w:val="00134476"/>
    <w:rsid w:val="00134674"/>
    <w:rsid w:val="00137E30"/>
    <w:rsid w:val="001429B6"/>
    <w:rsid w:val="0014330C"/>
    <w:rsid w:val="00144E85"/>
    <w:rsid w:val="00145BC2"/>
    <w:rsid w:val="0014655D"/>
    <w:rsid w:val="00146FEC"/>
    <w:rsid w:val="00147441"/>
    <w:rsid w:val="0015003E"/>
    <w:rsid w:val="0015081D"/>
    <w:rsid w:val="00151111"/>
    <w:rsid w:val="00151B51"/>
    <w:rsid w:val="00152049"/>
    <w:rsid w:val="0015220A"/>
    <w:rsid w:val="00153410"/>
    <w:rsid w:val="001538A0"/>
    <w:rsid w:val="00153FAE"/>
    <w:rsid w:val="001550D6"/>
    <w:rsid w:val="001556C8"/>
    <w:rsid w:val="00156B14"/>
    <w:rsid w:val="00157585"/>
    <w:rsid w:val="00160CA6"/>
    <w:rsid w:val="001627DD"/>
    <w:rsid w:val="00165AF3"/>
    <w:rsid w:val="0016606E"/>
    <w:rsid w:val="00166985"/>
    <w:rsid w:val="001753F4"/>
    <w:rsid w:val="00175C68"/>
    <w:rsid w:val="001760E7"/>
    <w:rsid w:val="00176990"/>
    <w:rsid w:val="00181484"/>
    <w:rsid w:val="001825A2"/>
    <w:rsid w:val="00182E8E"/>
    <w:rsid w:val="00183412"/>
    <w:rsid w:val="0018348E"/>
    <w:rsid w:val="00186551"/>
    <w:rsid w:val="001868C0"/>
    <w:rsid w:val="00187689"/>
    <w:rsid w:val="00187810"/>
    <w:rsid w:val="00190EE2"/>
    <w:rsid w:val="001933BF"/>
    <w:rsid w:val="00193694"/>
    <w:rsid w:val="001951FB"/>
    <w:rsid w:val="0019542C"/>
    <w:rsid w:val="00195A1D"/>
    <w:rsid w:val="00196861"/>
    <w:rsid w:val="001973BF"/>
    <w:rsid w:val="001A1582"/>
    <w:rsid w:val="001A21A4"/>
    <w:rsid w:val="001A24E1"/>
    <w:rsid w:val="001A6558"/>
    <w:rsid w:val="001B200E"/>
    <w:rsid w:val="001B3977"/>
    <w:rsid w:val="001B3DB4"/>
    <w:rsid w:val="001B7048"/>
    <w:rsid w:val="001C00C2"/>
    <w:rsid w:val="001C44A1"/>
    <w:rsid w:val="001C5A43"/>
    <w:rsid w:val="001C6F1F"/>
    <w:rsid w:val="001C73C0"/>
    <w:rsid w:val="001D0CDB"/>
    <w:rsid w:val="001D5459"/>
    <w:rsid w:val="001D5460"/>
    <w:rsid w:val="001D761D"/>
    <w:rsid w:val="001D7BA1"/>
    <w:rsid w:val="001E10CE"/>
    <w:rsid w:val="001E17DF"/>
    <w:rsid w:val="001E2196"/>
    <w:rsid w:val="001E2F6B"/>
    <w:rsid w:val="001E31A1"/>
    <w:rsid w:val="001E3EAC"/>
    <w:rsid w:val="001E63B4"/>
    <w:rsid w:val="001E7F9D"/>
    <w:rsid w:val="001F1286"/>
    <w:rsid w:val="002008F0"/>
    <w:rsid w:val="0020112E"/>
    <w:rsid w:val="0020297E"/>
    <w:rsid w:val="00202A37"/>
    <w:rsid w:val="00203DB9"/>
    <w:rsid w:val="002045DC"/>
    <w:rsid w:val="00204F1A"/>
    <w:rsid w:val="00205571"/>
    <w:rsid w:val="002065DD"/>
    <w:rsid w:val="00207121"/>
    <w:rsid w:val="00211701"/>
    <w:rsid w:val="00213BC2"/>
    <w:rsid w:val="00213D7C"/>
    <w:rsid w:val="002154B4"/>
    <w:rsid w:val="00217617"/>
    <w:rsid w:val="00217F49"/>
    <w:rsid w:val="00220A11"/>
    <w:rsid w:val="00220D9A"/>
    <w:rsid w:val="0022292A"/>
    <w:rsid w:val="00224436"/>
    <w:rsid w:val="00224A3E"/>
    <w:rsid w:val="00226FBD"/>
    <w:rsid w:val="002312D4"/>
    <w:rsid w:val="00232DC3"/>
    <w:rsid w:val="00233B88"/>
    <w:rsid w:val="002342BF"/>
    <w:rsid w:val="00235734"/>
    <w:rsid w:val="00236EFC"/>
    <w:rsid w:val="0024008C"/>
    <w:rsid w:val="002403CE"/>
    <w:rsid w:val="00240A30"/>
    <w:rsid w:val="00240FC1"/>
    <w:rsid w:val="0024165A"/>
    <w:rsid w:val="00241887"/>
    <w:rsid w:val="00243251"/>
    <w:rsid w:val="00245606"/>
    <w:rsid w:val="00246E72"/>
    <w:rsid w:val="00246F10"/>
    <w:rsid w:val="00247740"/>
    <w:rsid w:val="002508F2"/>
    <w:rsid w:val="002522A3"/>
    <w:rsid w:val="00252A3F"/>
    <w:rsid w:val="00253238"/>
    <w:rsid w:val="0025343C"/>
    <w:rsid w:val="00255829"/>
    <w:rsid w:val="00256629"/>
    <w:rsid w:val="00261ED0"/>
    <w:rsid w:val="00262CF4"/>
    <w:rsid w:val="00263E6A"/>
    <w:rsid w:val="00264F81"/>
    <w:rsid w:val="002663D2"/>
    <w:rsid w:val="002667E0"/>
    <w:rsid w:val="00266AA5"/>
    <w:rsid w:val="00266F70"/>
    <w:rsid w:val="00267B1F"/>
    <w:rsid w:val="00270D2B"/>
    <w:rsid w:val="00270EB6"/>
    <w:rsid w:val="002717B1"/>
    <w:rsid w:val="00272948"/>
    <w:rsid w:val="00272DFC"/>
    <w:rsid w:val="00273761"/>
    <w:rsid w:val="0027464D"/>
    <w:rsid w:val="00274B90"/>
    <w:rsid w:val="0027543E"/>
    <w:rsid w:val="0027628F"/>
    <w:rsid w:val="002801E8"/>
    <w:rsid w:val="002812E8"/>
    <w:rsid w:val="00281E92"/>
    <w:rsid w:val="00283957"/>
    <w:rsid w:val="0028421D"/>
    <w:rsid w:val="0028593C"/>
    <w:rsid w:val="002861B9"/>
    <w:rsid w:val="00286648"/>
    <w:rsid w:val="00287317"/>
    <w:rsid w:val="0029280A"/>
    <w:rsid w:val="00293728"/>
    <w:rsid w:val="00293FC2"/>
    <w:rsid w:val="002953F3"/>
    <w:rsid w:val="00296F16"/>
    <w:rsid w:val="002A39A1"/>
    <w:rsid w:val="002A3CC2"/>
    <w:rsid w:val="002A3E8C"/>
    <w:rsid w:val="002A4380"/>
    <w:rsid w:val="002A48C0"/>
    <w:rsid w:val="002A7299"/>
    <w:rsid w:val="002A79CE"/>
    <w:rsid w:val="002B00A1"/>
    <w:rsid w:val="002B24AB"/>
    <w:rsid w:val="002B4FD5"/>
    <w:rsid w:val="002B5791"/>
    <w:rsid w:val="002B6664"/>
    <w:rsid w:val="002B6708"/>
    <w:rsid w:val="002B7B08"/>
    <w:rsid w:val="002B7D35"/>
    <w:rsid w:val="002C02CB"/>
    <w:rsid w:val="002C0815"/>
    <w:rsid w:val="002C144D"/>
    <w:rsid w:val="002C29E2"/>
    <w:rsid w:val="002C42CA"/>
    <w:rsid w:val="002C5418"/>
    <w:rsid w:val="002C7BF0"/>
    <w:rsid w:val="002C7EDE"/>
    <w:rsid w:val="002D128C"/>
    <w:rsid w:val="002D2CE0"/>
    <w:rsid w:val="002D2FC0"/>
    <w:rsid w:val="002D4CB9"/>
    <w:rsid w:val="002D54BF"/>
    <w:rsid w:val="002D602D"/>
    <w:rsid w:val="002D64DB"/>
    <w:rsid w:val="002D68AC"/>
    <w:rsid w:val="002D767F"/>
    <w:rsid w:val="002D7A17"/>
    <w:rsid w:val="002D7EEA"/>
    <w:rsid w:val="002E03C5"/>
    <w:rsid w:val="002E0ACE"/>
    <w:rsid w:val="002E26D9"/>
    <w:rsid w:val="002E44A5"/>
    <w:rsid w:val="002E4BB7"/>
    <w:rsid w:val="002E5AED"/>
    <w:rsid w:val="002E670E"/>
    <w:rsid w:val="002E7B57"/>
    <w:rsid w:val="002F04D3"/>
    <w:rsid w:val="002F06DE"/>
    <w:rsid w:val="002F0BFA"/>
    <w:rsid w:val="002F195D"/>
    <w:rsid w:val="002F329B"/>
    <w:rsid w:val="002F372A"/>
    <w:rsid w:val="002F51E8"/>
    <w:rsid w:val="002F5394"/>
    <w:rsid w:val="002F7712"/>
    <w:rsid w:val="002F7C78"/>
    <w:rsid w:val="002F7CCC"/>
    <w:rsid w:val="00300A01"/>
    <w:rsid w:val="003030D4"/>
    <w:rsid w:val="0030341A"/>
    <w:rsid w:val="00304C3B"/>
    <w:rsid w:val="00305703"/>
    <w:rsid w:val="00306E23"/>
    <w:rsid w:val="00307A47"/>
    <w:rsid w:val="0031347E"/>
    <w:rsid w:val="00313C2C"/>
    <w:rsid w:val="003152E3"/>
    <w:rsid w:val="00316641"/>
    <w:rsid w:val="0031687F"/>
    <w:rsid w:val="00317C99"/>
    <w:rsid w:val="003202B5"/>
    <w:rsid w:val="0032038B"/>
    <w:rsid w:val="0032085D"/>
    <w:rsid w:val="00320FDF"/>
    <w:rsid w:val="00321E2F"/>
    <w:rsid w:val="00322041"/>
    <w:rsid w:val="003222E0"/>
    <w:rsid w:val="00323447"/>
    <w:rsid w:val="00323EB0"/>
    <w:rsid w:val="003314EC"/>
    <w:rsid w:val="00331BDD"/>
    <w:rsid w:val="00332304"/>
    <w:rsid w:val="00333E53"/>
    <w:rsid w:val="00333F69"/>
    <w:rsid w:val="00334183"/>
    <w:rsid w:val="00334AE3"/>
    <w:rsid w:val="00334D89"/>
    <w:rsid w:val="003366F6"/>
    <w:rsid w:val="00336C19"/>
    <w:rsid w:val="00340843"/>
    <w:rsid w:val="00341C80"/>
    <w:rsid w:val="00342E85"/>
    <w:rsid w:val="0034557C"/>
    <w:rsid w:val="00346C6A"/>
    <w:rsid w:val="003472D0"/>
    <w:rsid w:val="0034781C"/>
    <w:rsid w:val="00352115"/>
    <w:rsid w:val="00352F73"/>
    <w:rsid w:val="003530B2"/>
    <w:rsid w:val="003539A5"/>
    <w:rsid w:val="00353D78"/>
    <w:rsid w:val="00354578"/>
    <w:rsid w:val="00355C55"/>
    <w:rsid w:val="0035605E"/>
    <w:rsid w:val="00360E7B"/>
    <w:rsid w:val="0036165A"/>
    <w:rsid w:val="003626C6"/>
    <w:rsid w:val="00363213"/>
    <w:rsid w:val="0036374B"/>
    <w:rsid w:val="00363BC8"/>
    <w:rsid w:val="00364FD6"/>
    <w:rsid w:val="00365BE5"/>
    <w:rsid w:val="00365ED3"/>
    <w:rsid w:val="0036613D"/>
    <w:rsid w:val="00366F5B"/>
    <w:rsid w:val="00367B73"/>
    <w:rsid w:val="00370B7D"/>
    <w:rsid w:val="00372424"/>
    <w:rsid w:val="0037522A"/>
    <w:rsid w:val="00377BC3"/>
    <w:rsid w:val="0038619D"/>
    <w:rsid w:val="00386DB4"/>
    <w:rsid w:val="003876D4"/>
    <w:rsid w:val="0039053B"/>
    <w:rsid w:val="00390622"/>
    <w:rsid w:val="00395088"/>
    <w:rsid w:val="0039553A"/>
    <w:rsid w:val="00395A41"/>
    <w:rsid w:val="00397C7D"/>
    <w:rsid w:val="00397EC9"/>
    <w:rsid w:val="003A002E"/>
    <w:rsid w:val="003A2977"/>
    <w:rsid w:val="003A4E0E"/>
    <w:rsid w:val="003A4E11"/>
    <w:rsid w:val="003A58A2"/>
    <w:rsid w:val="003A6398"/>
    <w:rsid w:val="003A7D3B"/>
    <w:rsid w:val="003B008B"/>
    <w:rsid w:val="003B10ED"/>
    <w:rsid w:val="003B18C0"/>
    <w:rsid w:val="003B3D2D"/>
    <w:rsid w:val="003B4561"/>
    <w:rsid w:val="003B58F0"/>
    <w:rsid w:val="003B7F40"/>
    <w:rsid w:val="003C0F18"/>
    <w:rsid w:val="003C10A0"/>
    <w:rsid w:val="003C17BF"/>
    <w:rsid w:val="003C219E"/>
    <w:rsid w:val="003C27D0"/>
    <w:rsid w:val="003C27DA"/>
    <w:rsid w:val="003C2CB4"/>
    <w:rsid w:val="003C370F"/>
    <w:rsid w:val="003C4548"/>
    <w:rsid w:val="003C4852"/>
    <w:rsid w:val="003C62A3"/>
    <w:rsid w:val="003D0308"/>
    <w:rsid w:val="003D0B14"/>
    <w:rsid w:val="003D0BAE"/>
    <w:rsid w:val="003D16F5"/>
    <w:rsid w:val="003D2430"/>
    <w:rsid w:val="003D32C4"/>
    <w:rsid w:val="003D4C9A"/>
    <w:rsid w:val="003D4E3E"/>
    <w:rsid w:val="003D5109"/>
    <w:rsid w:val="003D56FE"/>
    <w:rsid w:val="003D673F"/>
    <w:rsid w:val="003D7701"/>
    <w:rsid w:val="003E1B09"/>
    <w:rsid w:val="003E4095"/>
    <w:rsid w:val="003E6F4B"/>
    <w:rsid w:val="003E717C"/>
    <w:rsid w:val="003E762F"/>
    <w:rsid w:val="003F16AA"/>
    <w:rsid w:val="003F218F"/>
    <w:rsid w:val="003F4038"/>
    <w:rsid w:val="00400730"/>
    <w:rsid w:val="00400ADC"/>
    <w:rsid w:val="00400E2F"/>
    <w:rsid w:val="00400F4D"/>
    <w:rsid w:val="00402E75"/>
    <w:rsid w:val="00404792"/>
    <w:rsid w:val="00405578"/>
    <w:rsid w:val="0040622B"/>
    <w:rsid w:val="00406909"/>
    <w:rsid w:val="00407EEA"/>
    <w:rsid w:val="004127E5"/>
    <w:rsid w:val="00413E11"/>
    <w:rsid w:val="00414161"/>
    <w:rsid w:val="004148AE"/>
    <w:rsid w:val="00415AAA"/>
    <w:rsid w:val="00415F0D"/>
    <w:rsid w:val="00416365"/>
    <w:rsid w:val="00416CD9"/>
    <w:rsid w:val="00422101"/>
    <w:rsid w:val="00424A4A"/>
    <w:rsid w:val="00431CE7"/>
    <w:rsid w:val="00432E1A"/>
    <w:rsid w:val="00437995"/>
    <w:rsid w:val="00437B7C"/>
    <w:rsid w:val="00440D62"/>
    <w:rsid w:val="00441438"/>
    <w:rsid w:val="004414BA"/>
    <w:rsid w:val="004441EA"/>
    <w:rsid w:val="0044593E"/>
    <w:rsid w:val="00450217"/>
    <w:rsid w:val="0045073F"/>
    <w:rsid w:val="004518DC"/>
    <w:rsid w:val="00453AF4"/>
    <w:rsid w:val="0045534B"/>
    <w:rsid w:val="004563F1"/>
    <w:rsid w:val="004610E7"/>
    <w:rsid w:val="004628DF"/>
    <w:rsid w:val="004635D2"/>
    <w:rsid w:val="004640F9"/>
    <w:rsid w:val="004653A3"/>
    <w:rsid w:val="004656AD"/>
    <w:rsid w:val="00466DD2"/>
    <w:rsid w:val="00466F15"/>
    <w:rsid w:val="004675F4"/>
    <w:rsid w:val="00467C9F"/>
    <w:rsid w:val="00467EFE"/>
    <w:rsid w:val="00471450"/>
    <w:rsid w:val="0047198F"/>
    <w:rsid w:val="00471CB1"/>
    <w:rsid w:val="00473410"/>
    <w:rsid w:val="004758AA"/>
    <w:rsid w:val="004762C0"/>
    <w:rsid w:val="00477A3A"/>
    <w:rsid w:val="00482459"/>
    <w:rsid w:val="004832E7"/>
    <w:rsid w:val="004838C3"/>
    <w:rsid w:val="00483908"/>
    <w:rsid w:val="00486780"/>
    <w:rsid w:val="0049209B"/>
    <w:rsid w:val="00492441"/>
    <w:rsid w:val="00493CF8"/>
    <w:rsid w:val="0049611F"/>
    <w:rsid w:val="00496725"/>
    <w:rsid w:val="0049763A"/>
    <w:rsid w:val="004A02CC"/>
    <w:rsid w:val="004A361A"/>
    <w:rsid w:val="004A7125"/>
    <w:rsid w:val="004A732A"/>
    <w:rsid w:val="004A7454"/>
    <w:rsid w:val="004B2930"/>
    <w:rsid w:val="004B344B"/>
    <w:rsid w:val="004B389A"/>
    <w:rsid w:val="004B4797"/>
    <w:rsid w:val="004B4B27"/>
    <w:rsid w:val="004B4D88"/>
    <w:rsid w:val="004B4E3D"/>
    <w:rsid w:val="004C1DE6"/>
    <w:rsid w:val="004C2115"/>
    <w:rsid w:val="004C21AD"/>
    <w:rsid w:val="004C2A5A"/>
    <w:rsid w:val="004C2F36"/>
    <w:rsid w:val="004C35F3"/>
    <w:rsid w:val="004C3E04"/>
    <w:rsid w:val="004C440E"/>
    <w:rsid w:val="004C4B4B"/>
    <w:rsid w:val="004C4E25"/>
    <w:rsid w:val="004C7215"/>
    <w:rsid w:val="004D02FB"/>
    <w:rsid w:val="004D2BC1"/>
    <w:rsid w:val="004D683F"/>
    <w:rsid w:val="004D6B58"/>
    <w:rsid w:val="004E0080"/>
    <w:rsid w:val="004E06A8"/>
    <w:rsid w:val="004E1AE0"/>
    <w:rsid w:val="004E1F7B"/>
    <w:rsid w:val="004E3256"/>
    <w:rsid w:val="004E3824"/>
    <w:rsid w:val="004E4C57"/>
    <w:rsid w:val="004E5AA8"/>
    <w:rsid w:val="004F04C4"/>
    <w:rsid w:val="004F2672"/>
    <w:rsid w:val="004F36FA"/>
    <w:rsid w:val="004F4483"/>
    <w:rsid w:val="004F62A5"/>
    <w:rsid w:val="004F7FA4"/>
    <w:rsid w:val="00502547"/>
    <w:rsid w:val="00506354"/>
    <w:rsid w:val="0051104E"/>
    <w:rsid w:val="00511178"/>
    <w:rsid w:val="005116DA"/>
    <w:rsid w:val="0051316F"/>
    <w:rsid w:val="005139E9"/>
    <w:rsid w:val="00514E7E"/>
    <w:rsid w:val="005158B6"/>
    <w:rsid w:val="0052086F"/>
    <w:rsid w:val="00520D7D"/>
    <w:rsid w:val="005210E5"/>
    <w:rsid w:val="005242C8"/>
    <w:rsid w:val="00524615"/>
    <w:rsid w:val="00524A29"/>
    <w:rsid w:val="0053047E"/>
    <w:rsid w:val="005309FB"/>
    <w:rsid w:val="0053190F"/>
    <w:rsid w:val="0053262C"/>
    <w:rsid w:val="005346E6"/>
    <w:rsid w:val="00544074"/>
    <w:rsid w:val="00545524"/>
    <w:rsid w:val="00545F76"/>
    <w:rsid w:val="00547513"/>
    <w:rsid w:val="005501C7"/>
    <w:rsid w:val="0055030E"/>
    <w:rsid w:val="00550BDF"/>
    <w:rsid w:val="00551F8B"/>
    <w:rsid w:val="0055271B"/>
    <w:rsid w:val="00553960"/>
    <w:rsid w:val="0055556B"/>
    <w:rsid w:val="00556072"/>
    <w:rsid w:val="00560CCD"/>
    <w:rsid w:val="00560F24"/>
    <w:rsid w:val="005625FF"/>
    <w:rsid w:val="005632A7"/>
    <w:rsid w:val="00564365"/>
    <w:rsid w:val="00564BBD"/>
    <w:rsid w:val="00566AC8"/>
    <w:rsid w:val="00567535"/>
    <w:rsid w:val="00572456"/>
    <w:rsid w:val="005739C2"/>
    <w:rsid w:val="005743F8"/>
    <w:rsid w:val="00574D6C"/>
    <w:rsid w:val="00574FBE"/>
    <w:rsid w:val="00575BF8"/>
    <w:rsid w:val="00575C0A"/>
    <w:rsid w:val="00581570"/>
    <w:rsid w:val="005815EB"/>
    <w:rsid w:val="005821D9"/>
    <w:rsid w:val="00583211"/>
    <w:rsid w:val="005840B3"/>
    <w:rsid w:val="00585098"/>
    <w:rsid w:val="00585AC7"/>
    <w:rsid w:val="005868E0"/>
    <w:rsid w:val="00587314"/>
    <w:rsid w:val="0059044A"/>
    <w:rsid w:val="005913AF"/>
    <w:rsid w:val="0059177D"/>
    <w:rsid w:val="00595941"/>
    <w:rsid w:val="0059770B"/>
    <w:rsid w:val="005A1A2C"/>
    <w:rsid w:val="005A2530"/>
    <w:rsid w:val="005A2ACF"/>
    <w:rsid w:val="005A3560"/>
    <w:rsid w:val="005A555B"/>
    <w:rsid w:val="005A64FB"/>
    <w:rsid w:val="005A7013"/>
    <w:rsid w:val="005A7608"/>
    <w:rsid w:val="005A7A60"/>
    <w:rsid w:val="005B007B"/>
    <w:rsid w:val="005B283B"/>
    <w:rsid w:val="005B442A"/>
    <w:rsid w:val="005B5834"/>
    <w:rsid w:val="005B5D41"/>
    <w:rsid w:val="005B653B"/>
    <w:rsid w:val="005B66F6"/>
    <w:rsid w:val="005C0FCA"/>
    <w:rsid w:val="005C2BC2"/>
    <w:rsid w:val="005C2E8C"/>
    <w:rsid w:val="005C73D2"/>
    <w:rsid w:val="005D038B"/>
    <w:rsid w:val="005D03E5"/>
    <w:rsid w:val="005D5590"/>
    <w:rsid w:val="005D5C44"/>
    <w:rsid w:val="005D5CF2"/>
    <w:rsid w:val="005D640D"/>
    <w:rsid w:val="005D65CE"/>
    <w:rsid w:val="005E27AA"/>
    <w:rsid w:val="005E3301"/>
    <w:rsid w:val="005E3731"/>
    <w:rsid w:val="005E5105"/>
    <w:rsid w:val="005E54FD"/>
    <w:rsid w:val="005E5812"/>
    <w:rsid w:val="005E6182"/>
    <w:rsid w:val="005E67DF"/>
    <w:rsid w:val="005F0143"/>
    <w:rsid w:val="005F2C46"/>
    <w:rsid w:val="005F4CD3"/>
    <w:rsid w:val="005F587B"/>
    <w:rsid w:val="005F5FAC"/>
    <w:rsid w:val="006001DF"/>
    <w:rsid w:val="00602CED"/>
    <w:rsid w:val="00602F0C"/>
    <w:rsid w:val="00603CEF"/>
    <w:rsid w:val="0060461B"/>
    <w:rsid w:val="006063D9"/>
    <w:rsid w:val="00607767"/>
    <w:rsid w:val="00607BC7"/>
    <w:rsid w:val="00610E6E"/>
    <w:rsid w:val="00611B6A"/>
    <w:rsid w:val="006124E3"/>
    <w:rsid w:val="0061313B"/>
    <w:rsid w:val="0061347A"/>
    <w:rsid w:val="006134EC"/>
    <w:rsid w:val="00613770"/>
    <w:rsid w:val="00614314"/>
    <w:rsid w:val="00614613"/>
    <w:rsid w:val="006155F4"/>
    <w:rsid w:val="00615919"/>
    <w:rsid w:val="00617020"/>
    <w:rsid w:val="0062019D"/>
    <w:rsid w:val="00620B4C"/>
    <w:rsid w:val="00620B7A"/>
    <w:rsid w:val="00620DAA"/>
    <w:rsid w:val="00622FBA"/>
    <w:rsid w:val="00623744"/>
    <w:rsid w:val="0063115C"/>
    <w:rsid w:val="00632B99"/>
    <w:rsid w:val="006343B1"/>
    <w:rsid w:val="00636142"/>
    <w:rsid w:val="00636CCD"/>
    <w:rsid w:val="00640767"/>
    <w:rsid w:val="00642180"/>
    <w:rsid w:val="006421C5"/>
    <w:rsid w:val="006439C0"/>
    <w:rsid w:val="00646919"/>
    <w:rsid w:val="00647FE0"/>
    <w:rsid w:val="006514AF"/>
    <w:rsid w:val="00651EEA"/>
    <w:rsid w:val="006547EB"/>
    <w:rsid w:val="00655C11"/>
    <w:rsid w:val="0065639C"/>
    <w:rsid w:val="00660C65"/>
    <w:rsid w:val="0066271F"/>
    <w:rsid w:val="0066401B"/>
    <w:rsid w:val="00664271"/>
    <w:rsid w:val="00665FD9"/>
    <w:rsid w:val="00667959"/>
    <w:rsid w:val="0067011A"/>
    <w:rsid w:val="00671EDB"/>
    <w:rsid w:val="00672C3A"/>
    <w:rsid w:val="00672ED9"/>
    <w:rsid w:val="00674F0D"/>
    <w:rsid w:val="00675894"/>
    <w:rsid w:val="00676039"/>
    <w:rsid w:val="0067623C"/>
    <w:rsid w:val="00676414"/>
    <w:rsid w:val="00677F52"/>
    <w:rsid w:val="00681DF2"/>
    <w:rsid w:val="006845C6"/>
    <w:rsid w:val="0068764E"/>
    <w:rsid w:val="00692BA4"/>
    <w:rsid w:val="00692C8F"/>
    <w:rsid w:val="0069303F"/>
    <w:rsid w:val="006937C3"/>
    <w:rsid w:val="00694938"/>
    <w:rsid w:val="006967B3"/>
    <w:rsid w:val="00696EA2"/>
    <w:rsid w:val="006A17D2"/>
    <w:rsid w:val="006A248A"/>
    <w:rsid w:val="006A24DE"/>
    <w:rsid w:val="006A42D4"/>
    <w:rsid w:val="006A4CA6"/>
    <w:rsid w:val="006A5042"/>
    <w:rsid w:val="006A5735"/>
    <w:rsid w:val="006A7333"/>
    <w:rsid w:val="006B0455"/>
    <w:rsid w:val="006B16E2"/>
    <w:rsid w:val="006B2EE1"/>
    <w:rsid w:val="006B3946"/>
    <w:rsid w:val="006B4102"/>
    <w:rsid w:val="006B5EC5"/>
    <w:rsid w:val="006B62C6"/>
    <w:rsid w:val="006B692E"/>
    <w:rsid w:val="006B7807"/>
    <w:rsid w:val="006C0B4F"/>
    <w:rsid w:val="006C134E"/>
    <w:rsid w:val="006C21F3"/>
    <w:rsid w:val="006C2F37"/>
    <w:rsid w:val="006C3286"/>
    <w:rsid w:val="006C401B"/>
    <w:rsid w:val="006C4891"/>
    <w:rsid w:val="006C4EE9"/>
    <w:rsid w:val="006C5D05"/>
    <w:rsid w:val="006C6EA4"/>
    <w:rsid w:val="006D0BDD"/>
    <w:rsid w:val="006D4EED"/>
    <w:rsid w:val="006D54F1"/>
    <w:rsid w:val="006D6168"/>
    <w:rsid w:val="006D76F3"/>
    <w:rsid w:val="006E04A7"/>
    <w:rsid w:val="006E4D6B"/>
    <w:rsid w:val="006E73B4"/>
    <w:rsid w:val="006F14BD"/>
    <w:rsid w:val="006F1D42"/>
    <w:rsid w:val="006F36F5"/>
    <w:rsid w:val="006F3BE2"/>
    <w:rsid w:val="006F3EC9"/>
    <w:rsid w:val="006F45AD"/>
    <w:rsid w:val="006F616F"/>
    <w:rsid w:val="00702F1C"/>
    <w:rsid w:val="00703935"/>
    <w:rsid w:val="00703D49"/>
    <w:rsid w:val="00705923"/>
    <w:rsid w:val="00707384"/>
    <w:rsid w:val="00710194"/>
    <w:rsid w:val="0071531F"/>
    <w:rsid w:val="00715648"/>
    <w:rsid w:val="00716030"/>
    <w:rsid w:val="00716596"/>
    <w:rsid w:val="00717596"/>
    <w:rsid w:val="007234F9"/>
    <w:rsid w:val="00724EB9"/>
    <w:rsid w:val="007302F3"/>
    <w:rsid w:val="00730347"/>
    <w:rsid w:val="00733FA2"/>
    <w:rsid w:val="007340D0"/>
    <w:rsid w:val="00735127"/>
    <w:rsid w:val="00736E6C"/>
    <w:rsid w:val="00740155"/>
    <w:rsid w:val="00740E8A"/>
    <w:rsid w:val="00743995"/>
    <w:rsid w:val="00744650"/>
    <w:rsid w:val="007457EA"/>
    <w:rsid w:val="00746027"/>
    <w:rsid w:val="007477FF"/>
    <w:rsid w:val="007478C8"/>
    <w:rsid w:val="007511B6"/>
    <w:rsid w:val="00752C0F"/>
    <w:rsid w:val="00753543"/>
    <w:rsid w:val="00753F15"/>
    <w:rsid w:val="0075582F"/>
    <w:rsid w:val="00756F4E"/>
    <w:rsid w:val="00761B63"/>
    <w:rsid w:val="007624B9"/>
    <w:rsid w:val="007659B3"/>
    <w:rsid w:val="00765D33"/>
    <w:rsid w:val="00766CFC"/>
    <w:rsid w:val="00766F13"/>
    <w:rsid w:val="00767195"/>
    <w:rsid w:val="00771EEF"/>
    <w:rsid w:val="0077248B"/>
    <w:rsid w:val="00773D85"/>
    <w:rsid w:val="00775FE4"/>
    <w:rsid w:val="007766FF"/>
    <w:rsid w:val="00777070"/>
    <w:rsid w:val="007772CF"/>
    <w:rsid w:val="00777F51"/>
    <w:rsid w:val="007821ED"/>
    <w:rsid w:val="00782E63"/>
    <w:rsid w:val="00784B4F"/>
    <w:rsid w:val="00785161"/>
    <w:rsid w:val="007863D3"/>
    <w:rsid w:val="007874F3"/>
    <w:rsid w:val="00787F58"/>
    <w:rsid w:val="00791A87"/>
    <w:rsid w:val="007920CB"/>
    <w:rsid w:val="007A05E2"/>
    <w:rsid w:val="007A1F6A"/>
    <w:rsid w:val="007A2D01"/>
    <w:rsid w:val="007A409F"/>
    <w:rsid w:val="007A62BF"/>
    <w:rsid w:val="007B09F6"/>
    <w:rsid w:val="007B292B"/>
    <w:rsid w:val="007B33DA"/>
    <w:rsid w:val="007B33EF"/>
    <w:rsid w:val="007B4165"/>
    <w:rsid w:val="007B493D"/>
    <w:rsid w:val="007B5F1F"/>
    <w:rsid w:val="007C28CA"/>
    <w:rsid w:val="007C2BFD"/>
    <w:rsid w:val="007C443A"/>
    <w:rsid w:val="007C6B9D"/>
    <w:rsid w:val="007C7293"/>
    <w:rsid w:val="007D05F0"/>
    <w:rsid w:val="007D0D78"/>
    <w:rsid w:val="007D1474"/>
    <w:rsid w:val="007D16F3"/>
    <w:rsid w:val="007D26DC"/>
    <w:rsid w:val="007D4304"/>
    <w:rsid w:val="007D43A3"/>
    <w:rsid w:val="007D4B5B"/>
    <w:rsid w:val="007D5739"/>
    <w:rsid w:val="007D6D59"/>
    <w:rsid w:val="007D750D"/>
    <w:rsid w:val="007E066C"/>
    <w:rsid w:val="007E0A59"/>
    <w:rsid w:val="007E0EA7"/>
    <w:rsid w:val="007E1557"/>
    <w:rsid w:val="007E1578"/>
    <w:rsid w:val="007E3795"/>
    <w:rsid w:val="007E3D63"/>
    <w:rsid w:val="007E5AC7"/>
    <w:rsid w:val="007E6886"/>
    <w:rsid w:val="007E6F5D"/>
    <w:rsid w:val="007E70D0"/>
    <w:rsid w:val="007F00AE"/>
    <w:rsid w:val="007F0B6A"/>
    <w:rsid w:val="007F1742"/>
    <w:rsid w:val="007F29AB"/>
    <w:rsid w:val="007F2C6D"/>
    <w:rsid w:val="007F349B"/>
    <w:rsid w:val="007F4313"/>
    <w:rsid w:val="007F43D8"/>
    <w:rsid w:val="007F4F3B"/>
    <w:rsid w:val="007F4F89"/>
    <w:rsid w:val="007F5CFC"/>
    <w:rsid w:val="007F63F9"/>
    <w:rsid w:val="007F7977"/>
    <w:rsid w:val="007F7D7F"/>
    <w:rsid w:val="008007AE"/>
    <w:rsid w:val="00802037"/>
    <w:rsid w:val="008032F0"/>
    <w:rsid w:val="00803CB0"/>
    <w:rsid w:val="00803FCA"/>
    <w:rsid w:val="008055E6"/>
    <w:rsid w:val="00805B8E"/>
    <w:rsid w:val="0080718E"/>
    <w:rsid w:val="008074E3"/>
    <w:rsid w:val="00810F55"/>
    <w:rsid w:val="00811044"/>
    <w:rsid w:val="0081141F"/>
    <w:rsid w:val="008131EC"/>
    <w:rsid w:val="00814283"/>
    <w:rsid w:val="00816577"/>
    <w:rsid w:val="00817457"/>
    <w:rsid w:val="008174A0"/>
    <w:rsid w:val="00820D71"/>
    <w:rsid w:val="0082140B"/>
    <w:rsid w:val="0082237B"/>
    <w:rsid w:val="00823305"/>
    <w:rsid w:val="00824AE1"/>
    <w:rsid w:val="00824F98"/>
    <w:rsid w:val="00825A5F"/>
    <w:rsid w:val="00830C6E"/>
    <w:rsid w:val="0083148C"/>
    <w:rsid w:val="00831B46"/>
    <w:rsid w:val="00832514"/>
    <w:rsid w:val="008328F4"/>
    <w:rsid w:val="00832C33"/>
    <w:rsid w:val="00833317"/>
    <w:rsid w:val="008351D9"/>
    <w:rsid w:val="00840E79"/>
    <w:rsid w:val="008419C2"/>
    <w:rsid w:val="00842457"/>
    <w:rsid w:val="00845B87"/>
    <w:rsid w:val="008479A6"/>
    <w:rsid w:val="00847AE4"/>
    <w:rsid w:val="00847F71"/>
    <w:rsid w:val="008500DA"/>
    <w:rsid w:val="00850383"/>
    <w:rsid w:val="0085097D"/>
    <w:rsid w:val="00850A42"/>
    <w:rsid w:val="008512B8"/>
    <w:rsid w:val="00851422"/>
    <w:rsid w:val="0085177E"/>
    <w:rsid w:val="00855B11"/>
    <w:rsid w:val="00856AC6"/>
    <w:rsid w:val="0085792A"/>
    <w:rsid w:val="00857D44"/>
    <w:rsid w:val="00857E1B"/>
    <w:rsid w:val="00860A79"/>
    <w:rsid w:val="008635EB"/>
    <w:rsid w:val="00863E75"/>
    <w:rsid w:val="00864014"/>
    <w:rsid w:val="00865459"/>
    <w:rsid w:val="0086686D"/>
    <w:rsid w:val="00867BB9"/>
    <w:rsid w:val="0087002F"/>
    <w:rsid w:val="0087014E"/>
    <w:rsid w:val="00871874"/>
    <w:rsid w:val="00872C97"/>
    <w:rsid w:val="008731A1"/>
    <w:rsid w:val="00875A45"/>
    <w:rsid w:val="008769B1"/>
    <w:rsid w:val="00881949"/>
    <w:rsid w:val="00882606"/>
    <w:rsid w:val="00883F2F"/>
    <w:rsid w:val="00884480"/>
    <w:rsid w:val="008849F1"/>
    <w:rsid w:val="0088545F"/>
    <w:rsid w:val="0088582F"/>
    <w:rsid w:val="00885952"/>
    <w:rsid w:val="00885EC7"/>
    <w:rsid w:val="00886140"/>
    <w:rsid w:val="00886C7D"/>
    <w:rsid w:val="00886F33"/>
    <w:rsid w:val="00887AD5"/>
    <w:rsid w:val="00887AD8"/>
    <w:rsid w:val="008905CA"/>
    <w:rsid w:val="0089082D"/>
    <w:rsid w:val="00890D5E"/>
    <w:rsid w:val="00892DB5"/>
    <w:rsid w:val="00895E77"/>
    <w:rsid w:val="008976A6"/>
    <w:rsid w:val="008A1766"/>
    <w:rsid w:val="008A2E30"/>
    <w:rsid w:val="008A31F7"/>
    <w:rsid w:val="008B00C8"/>
    <w:rsid w:val="008B0579"/>
    <w:rsid w:val="008B099E"/>
    <w:rsid w:val="008B0D8F"/>
    <w:rsid w:val="008B1DE8"/>
    <w:rsid w:val="008B298A"/>
    <w:rsid w:val="008B3B70"/>
    <w:rsid w:val="008C166E"/>
    <w:rsid w:val="008C1B1B"/>
    <w:rsid w:val="008C673B"/>
    <w:rsid w:val="008D22E0"/>
    <w:rsid w:val="008D3325"/>
    <w:rsid w:val="008D4E45"/>
    <w:rsid w:val="008D6188"/>
    <w:rsid w:val="008D775C"/>
    <w:rsid w:val="008D7818"/>
    <w:rsid w:val="008D7862"/>
    <w:rsid w:val="008D7F0A"/>
    <w:rsid w:val="008E08CA"/>
    <w:rsid w:val="008E27E1"/>
    <w:rsid w:val="008E2BC6"/>
    <w:rsid w:val="008E39DA"/>
    <w:rsid w:val="008E3D13"/>
    <w:rsid w:val="008F025C"/>
    <w:rsid w:val="008F04E4"/>
    <w:rsid w:val="008F1E0A"/>
    <w:rsid w:val="008F24FF"/>
    <w:rsid w:val="008F45FC"/>
    <w:rsid w:val="008F583A"/>
    <w:rsid w:val="008F6E10"/>
    <w:rsid w:val="00902F39"/>
    <w:rsid w:val="009038B2"/>
    <w:rsid w:val="00905FA8"/>
    <w:rsid w:val="00906001"/>
    <w:rsid w:val="009067BC"/>
    <w:rsid w:val="009113EB"/>
    <w:rsid w:val="009115F2"/>
    <w:rsid w:val="0091202F"/>
    <w:rsid w:val="00914567"/>
    <w:rsid w:val="00915870"/>
    <w:rsid w:val="0091696F"/>
    <w:rsid w:val="0091734A"/>
    <w:rsid w:val="00921AA3"/>
    <w:rsid w:val="009251B9"/>
    <w:rsid w:val="0092603C"/>
    <w:rsid w:val="00930138"/>
    <w:rsid w:val="009318FE"/>
    <w:rsid w:val="00933894"/>
    <w:rsid w:val="00933BE8"/>
    <w:rsid w:val="00935623"/>
    <w:rsid w:val="00936B59"/>
    <w:rsid w:val="0094179B"/>
    <w:rsid w:val="009417AB"/>
    <w:rsid w:val="00941DE1"/>
    <w:rsid w:val="00941E35"/>
    <w:rsid w:val="00941E4A"/>
    <w:rsid w:val="00944278"/>
    <w:rsid w:val="0094727A"/>
    <w:rsid w:val="00950642"/>
    <w:rsid w:val="00951270"/>
    <w:rsid w:val="00953265"/>
    <w:rsid w:val="0095389E"/>
    <w:rsid w:val="00953AB0"/>
    <w:rsid w:val="009540CA"/>
    <w:rsid w:val="0095433C"/>
    <w:rsid w:val="009550E5"/>
    <w:rsid w:val="009556CA"/>
    <w:rsid w:val="009570CD"/>
    <w:rsid w:val="00957A69"/>
    <w:rsid w:val="0096034F"/>
    <w:rsid w:val="00960607"/>
    <w:rsid w:val="00962A20"/>
    <w:rsid w:val="00962C8C"/>
    <w:rsid w:val="00964C0E"/>
    <w:rsid w:val="00965C9C"/>
    <w:rsid w:val="00966444"/>
    <w:rsid w:val="00966533"/>
    <w:rsid w:val="00971241"/>
    <w:rsid w:val="009713D1"/>
    <w:rsid w:val="00972474"/>
    <w:rsid w:val="00972BE4"/>
    <w:rsid w:val="009743E3"/>
    <w:rsid w:val="009744B9"/>
    <w:rsid w:val="0097558F"/>
    <w:rsid w:val="00976CE0"/>
    <w:rsid w:val="00977C0B"/>
    <w:rsid w:val="009805C3"/>
    <w:rsid w:val="00981136"/>
    <w:rsid w:val="009825F5"/>
    <w:rsid w:val="00983EA9"/>
    <w:rsid w:val="0098452A"/>
    <w:rsid w:val="00985437"/>
    <w:rsid w:val="00990625"/>
    <w:rsid w:val="009906A7"/>
    <w:rsid w:val="0099134D"/>
    <w:rsid w:val="00992A31"/>
    <w:rsid w:val="009933D5"/>
    <w:rsid w:val="00993955"/>
    <w:rsid w:val="0099458B"/>
    <w:rsid w:val="00994D2B"/>
    <w:rsid w:val="00996B01"/>
    <w:rsid w:val="00996B10"/>
    <w:rsid w:val="009979FD"/>
    <w:rsid w:val="00997A9E"/>
    <w:rsid w:val="009A22CB"/>
    <w:rsid w:val="009A250C"/>
    <w:rsid w:val="009A2727"/>
    <w:rsid w:val="009A3032"/>
    <w:rsid w:val="009A3474"/>
    <w:rsid w:val="009A47F3"/>
    <w:rsid w:val="009A6782"/>
    <w:rsid w:val="009A768F"/>
    <w:rsid w:val="009B39EB"/>
    <w:rsid w:val="009B44B8"/>
    <w:rsid w:val="009B5DFA"/>
    <w:rsid w:val="009B65B6"/>
    <w:rsid w:val="009B6D61"/>
    <w:rsid w:val="009B70B4"/>
    <w:rsid w:val="009B7990"/>
    <w:rsid w:val="009C1EB2"/>
    <w:rsid w:val="009C4AF5"/>
    <w:rsid w:val="009C51A5"/>
    <w:rsid w:val="009D09EA"/>
    <w:rsid w:val="009D0B24"/>
    <w:rsid w:val="009D157C"/>
    <w:rsid w:val="009D1649"/>
    <w:rsid w:val="009D277D"/>
    <w:rsid w:val="009D40B1"/>
    <w:rsid w:val="009D52D4"/>
    <w:rsid w:val="009D57FD"/>
    <w:rsid w:val="009D5D67"/>
    <w:rsid w:val="009D62E1"/>
    <w:rsid w:val="009D77F6"/>
    <w:rsid w:val="009D780F"/>
    <w:rsid w:val="009E1164"/>
    <w:rsid w:val="009E2032"/>
    <w:rsid w:val="009E2981"/>
    <w:rsid w:val="009E34DB"/>
    <w:rsid w:val="009E38BE"/>
    <w:rsid w:val="009E4E65"/>
    <w:rsid w:val="009E5D00"/>
    <w:rsid w:val="009E61B7"/>
    <w:rsid w:val="009E6526"/>
    <w:rsid w:val="009E6A92"/>
    <w:rsid w:val="009F0E4C"/>
    <w:rsid w:val="009F39A4"/>
    <w:rsid w:val="009F43DD"/>
    <w:rsid w:val="009F5194"/>
    <w:rsid w:val="009F6EBE"/>
    <w:rsid w:val="00A00810"/>
    <w:rsid w:val="00A0296A"/>
    <w:rsid w:val="00A02E84"/>
    <w:rsid w:val="00A038C0"/>
    <w:rsid w:val="00A03C5E"/>
    <w:rsid w:val="00A04CCE"/>
    <w:rsid w:val="00A04EDA"/>
    <w:rsid w:val="00A05FE0"/>
    <w:rsid w:val="00A11808"/>
    <w:rsid w:val="00A1325C"/>
    <w:rsid w:val="00A13FA9"/>
    <w:rsid w:val="00A14735"/>
    <w:rsid w:val="00A158A4"/>
    <w:rsid w:val="00A16684"/>
    <w:rsid w:val="00A167C8"/>
    <w:rsid w:val="00A167CC"/>
    <w:rsid w:val="00A177BF"/>
    <w:rsid w:val="00A218A4"/>
    <w:rsid w:val="00A2203B"/>
    <w:rsid w:val="00A22DD5"/>
    <w:rsid w:val="00A257F8"/>
    <w:rsid w:val="00A30639"/>
    <w:rsid w:val="00A32B88"/>
    <w:rsid w:val="00A332E8"/>
    <w:rsid w:val="00A33576"/>
    <w:rsid w:val="00A344D4"/>
    <w:rsid w:val="00A37010"/>
    <w:rsid w:val="00A37DD8"/>
    <w:rsid w:val="00A4187D"/>
    <w:rsid w:val="00A41A67"/>
    <w:rsid w:val="00A4221E"/>
    <w:rsid w:val="00A42465"/>
    <w:rsid w:val="00A45FDB"/>
    <w:rsid w:val="00A51598"/>
    <w:rsid w:val="00A51A5A"/>
    <w:rsid w:val="00A51F4F"/>
    <w:rsid w:val="00A52667"/>
    <w:rsid w:val="00A5501D"/>
    <w:rsid w:val="00A5545A"/>
    <w:rsid w:val="00A55712"/>
    <w:rsid w:val="00A55854"/>
    <w:rsid w:val="00A55AC6"/>
    <w:rsid w:val="00A564A2"/>
    <w:rsid w:val="00A5714E"/>
    <w:rsid w:val="00A6227F"/>
    <w:rsid w:val="00A639EC"/>
    <w:rsid w:val="00A66A23"/>
    <w:rsid w:val="00A67AFF"/>
    <w:rsid w:val="00A709B8"/>
    <w:rsid w:val="00A73292"/>
    <w:rsid w:val="00A73AB5"/>
    <w:rsid w:val="00A73C05"/>
    <w:rsid w:val="00A755E8"/>
    <w:rsid w:val="00A7577E"/>
    <w:rsid w:val="00A75FDC"/>
    <w:rsid w:val="00A76C4C"/>
    <w:rsid w:val="00A80E83"/>
    <w:rsid w:val="00A8128D"/>
    <w:rsid w:val="00A812A8"/>
    <w:rsid w:val="00A81FDD"/>
    <w:rsid w:val="00A82C6D"/>
    <w:rsid w:val="00A840B4"/>
    <w:rsid w:val="00A84623"/>
    <w:rsid w:val="00A87F5C"/>
    <w:rsid w:val="00A916DA"/>
    <w:rsid w:val="00A92426"/>
    <w:rsid w:val="00A9264F"/>
    <w:rsid w:val="00A92BC0"/>
    <w:rsid w:val="00A94CCB"/>
    <w:rsid w:val="00A95FF1"/>
    <w:rsid w:val="00A97618"/>
    <w:rsid w:val="00A97785"/>
    <w:rsid w:val="00AA230B"/>
    <w:rsid w:val="00AA2706"/>
    <w:rsid w:val="00AA39D6"/>
    <w:rsid w:val="00AA3BFB"/>
    <w:rsid w:val="00AA503F"/>
    <w:rsid w:val="00AB1405"/>
    <w:rsid w:val="00AB1AF3"/>
    <w:rsid w:val="00AB214E"/>
    <w:rsid w:val="00AB36EA"/>
    <w:rsid w:val="00AB42FE"/>
    <w:rsid w:val="00AC0DA2"/>
    <w:rsid w:val="00AC1927"/>
    <w:rsid w:val="00AC1FBC"/>
    <w:rsid w:val="00AC34EE"/>
    <w:rsid w:val="00AC35B9"/>
    <w:rsid w:val="00AC499F"/>
    <w:rsid w:val="00AC581D"/>
    <w:rsid w:val="00AC619F"/>
    <w:rsid w:val="00AC677C"/>
    <w:rsid w:val="00AC6C23"/>
    <w:rsid w:val="00AC795C"/>
    <w:rsid w:val="00AD01D7"/>
    <w:rsid w:val="00AD0E72"/>
    <w:rsid w:val="00AD1401"/>
    <w:rsid w:val="00AD1567"/>
    <w:rsid w:val="00AD1E49"/>
    <w:rsid w:val="00AD3D6E"/>
    <w:rsid w:val="00AD573C"/>
    <w:rsid w:val="00AD661F"/>
    <w:rsid w:val="00AE10A7"/>
    <w:rsid w:val="00AE13AF"/>
    <w:rsid w:val="00AE28CC"/>
    <w:rsid w:val="00AE407B"/>
    <w:rsid w:val="00AE6409"/>
    <w:rsid w:val="00AF15B1"/>
    <w:rsid w:val="00AF1C13"/>
    <w:rsid w:val="00AF1D16"/>
    <w:rsid w:val="00AF2C51"/>
    <w:rsid w:val="00AF3BF2"/>
    <w:rsid w:val="00AF3EFF"/>
    <w:rsid w:val="00AF41CF"/>
    <w:rsid w:val="00AF5157"/>
    <w:rsid w:val="00AF5DFA"/>
    <w:rsid w:val="00AF64B9"/>
    <w:rsid w:val="00AF7190"/>
    <w:rsid w:val="00AF761D"/>
    <w:rsid w:val="00B009F3"/>
    <w:rsid w:val="00B023A8"/>
    <w:rsid w:val="00B037CA"/>
    <w:rsid w:val="00B03984"/>
    <w:rsid w:val="00B04577"/>
    <w:rsid w:val="00B0493D"/>
    <w:rsid w:val="00B05E9B"/>
    <w:rsid w:val="00B10332"/>
    <w:rsid w:val="00B10850"/>
    <w:rsid w:val="00B127D2"/>
    <w:rsid w:val="00B208A9"/>
    <w:rsid w:val="00B209F8"/>
    <w:rsid w:val="00B23586"/>
    <w:rsid w:val="00B258DF"/>
    <w:rsid w:val="00B26456"/>
    <w:rsid w:val="00B265C2"/>
    <w:rsid w:val="00B272DD"/>
    <w:rsid w:val="00B30E76"/>
    <w:rsid w:val="00B35890"/>
    <w:rsid w:val="00B361F1"/>
    <w:rsid w:val="00B3718C"/>
    <w:rsid w:val="00B379D4"/>
    <w:rsid w:val="00B4329A"/>
    <w:rsid w:val="00B43BB9"/>
    <w:rsid w:val="00B460B5"/>
    <w:rsid w:val="00B46D57"/>
    <w:rsid w:val="00B50BFB"/>
    <w:rsid w:val="00B52128"/>
    <w:rsid w:val="00B52500"/>
    <w:rsid w:val="00B5742D"/>
    <w:rsid w:val="00B57E67"/>
    <w:rsid w:val="00B6021C"/>
    <w:rsid w:val="00B60D51"/>
    <w:rsid w:val="00B628C4"/>
    <w:rsid w:val="00B63B35"/>
    <w:rsid w:val="00B64177"/>
    <w:rsid w:val="00B64666"/>
    <w:rsid w:val="00B70AAE"/>
    <w:rsid w:val="00B71B2B"/>
    <w:rsid w:val="00B729FE"/>
    <w:rsid w:val="00B738FE"/>
    <w:rsid w:val="00B73B1C"/>
    <w:rsid w:val="00B73DFF"/>
    <w:rsid w:val="00B76F50"/>
    <w:rsid w:val="00B77B9B"/>
    <w:rsid w:val="00B808E6"/>
    <w:rsid w:val="00B80DCD"/>
    <w:rsid w:val="00B83FD9"/>
    <w:rsid w:val="00B85AF7"/>
    <w:rsid w:val="00B85DDC"/>
    <w:rsid w:val="00B866D7"/>
    <w:rsid w:val="00B87A5E"/>
    <w:rsid w:val="00B9047B"/>
    <w:rsid w:val="00B90921"/>
    <w:rsid w:val="00B91212"/>
    <w:rsid w:val="00B92413"/>
    <w:rsid w:val="00B92AE4"/>
    <w:rsid w:val="00B92E3E"/>
    <w:rsid w:val="00B939A8"/>
    <w:rsid w:val="00B944B5"/>
    <w:rsid w:val="00B95E85"/>
    <w:rsid w:val="00B97BB4"/>
    <w:rsid w:val="00BA14E5"/>
    <w:rsid w:val="00BA1F96"/>
    <w:rsid w:val="00BA2D9A"/>
    <w:rsid w:val="00BA3FD8"/>
    <w:rsid w:val="00BA50D5"/>
    <w:rsid w:val="00BA6B1F"/>
    <w:rsid w:val="00BA7AE2"/>
    <w:rsid w:val="00BB0757"/>
    <w:rsid w:val="00BB24B0"/>
    <w:rsid w:val="00BB25FE"/>
    <w:rsid w:val="00BB38DB"/>
    <w:rsid w:val="00BB42C8"/>
    <w:rsid w:val="00BB5D9F"/>
    <w:rsid w:val="00BB695E"/>
    <w:rsid w:val="00BB739F"/>
    <w:rsid w:val="00BB785E"/>
    <w:rsid w:val="00BC03EC"/>
    <w:rsid w:val="00BC0C2E"/>
    <w:rsid w:val="00BC1EC2"/>
    <w:rsid w:val="00BC2566"/>
    <w:rsid w:val="00BC26E1"/>
    <w:rsid w:val="00BC2CAF"/>
    <w:rsid w:val="00BC575B"/>
    <w:rsid w:val="00BC60CD"/>
    <w:rsid w:val="00BC6563"/>
    <w:rsid w:val="00BC68BA"/>
    <w:rsid w:val="00BC792B"/>
    <w:rsid w:val="00BD0501"/>
    <w:rsid w:val="00BD0EC2"/>
    <w:rsid w:val="00BD317A"/>
    <w:rsid w:val="00BD575C"/>
    <w:rsid w:val="00BD6B31"/>
    <w:rsid w:val="00BD7744"/>
    <w:rsid w:val="00BD77D2"/>
    <w:rsid w:val="00BE1B25"/>
    <w:rsid w:val="00BE2506"/>
    <w:rsid w:val="00BE3745"/>
    <w:rsid w:val="00BE3A3F"/>
    <w:rsid w:val="00BE404F"/>
    <w:rsid w:val="00BE5AC6"/>
    <w:rsid w:val="00BE6465"/>
    <w:rsid w:val="00BE6ED3"/>
    <w:rsid w:val="00BE7683"/>
    <w:rsid w:val="00BF1594"/>
    <w:rsid w:val="00BF22DA"/>
    <w:rsid w:val="00BF3A14"/>
    <w:rsid w:val="00BF56FB"/>
    <w:rsid w:val="00BF5934"/>
    <w:rsid w:val="00BF6F76"/>
    <w:rsid w:val="00BF724C"/>
    <w:rsid w:val="00C002A3"/>
    <w:rsid w:val="00C03B09"/>
    <w:rsid w:val="00C044B2"/>
    <w:rsid w:val="00C07F46"/>
    <w:rsid w:val="00C13FC1"/>
    <w:rsid w:val="00C14026"/>
    <w:rsid w:val="00C14149"/>
    <w:rsid w:val="00C16CAA"/>
    <w:rsid w:val="00C179CC"/>
    <w:rsid w:val="00C17ECB"/>
    <w:rsid w:val="00C22EA4"/>
    <w:rsid w:val="00C22FDD"/>
    <w:rsid w:val="00C235D0"/>
    <w:rsid w:val="00C2420F"/>
    <w:rsid w:val="00C250DA"/>
    <w:rsid w:val="00C253C8"/>
    <w:rsid w:val="00C25D8F"/>
    <w:rsid w:val="00C26398"/>
    <w:rsid w:val="00C27335"/>
    <w:rsid w:val="00C27580"/>
    <w:rsid w:val="00C27B9B"/>
    <w:rsid w:val="00C306E5"/>
    <w:rsid w:val="00C3219E"/>
    <w:rsid w:val="00C337A5"/>
    <w:rsid w:val="00C34077"/>
    <w:rsid w:val="00C3478B"/>
    <w:rsid w:val="00C34CE3"/>
    <w:rsid w:val="00C361CF"/>
    <w:rsid w:val="00C36A11"/>
    <w:rsid w:val="00C40E34"/>
    <w:rsid w:val="00C423E8"/>
    <w:rsid w:val="00C4444D"/>
    <w:rsid w:val="00C45746"/>
    <w:rsid w:val="00C46B2C"/>
    <w:rsid w:val="00C47E8B"/>
    <w:rsid w:val="00C52A42"/>
    <w:rsid w:val="00C53ADD"/>
    <w:rsid w:val="00C53EDD"/>
    <w:rsid w:val="00C54B90"/>
    <w:rsid w:val="00C555E4"/>
    <w:rsid w:val="00C61C11"/>
    <w:rsid w:val="00C634EC"/>
    <w:rsid w:val="00C63722"/>
    <w:rsid w:val="00C678CE"/>
    <w:rsid w:val="00C67AE2"/>
    <w:rsid w:val="00C70F29"/>
    <w:rsid w:val="00C7127E"/>
    <w:rsid w:val="00C71AA6"/>
    <w:rsid w:val="00C7240F"/>
    <w:rsid w:val="00C72F0D"/>
    <w:rsid w:val="00C73B8A"/>
    <w:rsid w:val="00C74678"/>
    <w:rsid w:val="00C762D7"/>
    <w:rsid w:val="00C76AFB"/>
    <w:rsid w:val="00C77066"/>
    <w:rsid w:val="00C77671"/>
    <w:rsid w:val="00C81EA8"/>
    <w:rsid w:val="00C81F46"/>
    <w:rsid w:val="00C82173"/>
    <w:rsid w:val="00C8259E"/>
    <w:rsid w:val="00C82D2B"/>
    <w:rsid w:val="00C84362"/>
    <w:rsid w:val="00C86671"/>
    <w:rsid w:val="00C91DF2"/>
    <w:rsid w:val="00C93FD8"/>
    <w:rsid w:val="00C94579"/>
    <w:rsid w:val="00C96CE9"/>
    <w:rsid w:val="00CA07F1"/>
    <w:rsid w:val="00CA0E69"/>
    <w:rsid w:val="00CA18D1"/>
    <w:rsid w:val="00CA3339"/>
    <w:rsid w:val="00CA52D7"/>
    <w:rsid w:val="00CA5B90"/>
    <w:rsid w:val="00CA6172"/>
    <w:rsid w:val="00CB1B5B"/>
    <w:rsid w:val="00CB425B"/>
    <w:rsid w:val="00CB4772"/>
    <w:rsid w:val="00CB5FED"/>
    <w:rsid w:val="00CB7A86"/>
    <w:rsid w:val="00CC0C35"/>
    <w:rsid w:val="00CC0D69"/>
    <w:rsid w:val="00CC18E5"/>
    <w:rsid w:val="00CC1C50"/>
    <w:rsid w:val="00CC1E7A"/>
    <w:rsid w:val="00CC3103"/>
    <w:rsid w:val="00CC3134"/>
    <w:rsid w:val="00CC4281"/>
    <w:rsid w:val="00CC5F87"/>
    <w:rsid w:val="00CC6F07"/>
    <w:rsid w:val="00CC710B"/>
    <w:rsid w:val="00CC7A54"/>
    <w:rsid w:val="00CD1D8D"/>
    <w:rsid w:val="00CD2FA7"/>
    <w:rsid w:val="00CD4988"/>
    <w:rsid w:val="00CD5B9C"/>
    <w:rsid w:val="00CD6C91"/>
    <w:rsid w:val="00CD72A9"/>
    <w:rsid w:val="00CE1668"/>
    <w:rsid w:val="00CE1B71"/>
    <w:rsid w:val="00CE63DC"/>
    <w:rsid w:val="00CE6FD4"/>
    <w:rsid w:val="00CE7172"/>
    <w:rsid w:val="00CE7C03"/>
    <w:rsid w:val="00CF05FC"/>
    <w:rsid w:val="00CF0870"/>
    <w:rsid w:val="00D01E13"/>
    <w:rsid w:val="00D0241B"/>
    <w:rsid w:val="00D03ADB"/>
    <w:rsid w:val="00D04348"/>
    <w:rsid w:val="00D05F18"/>
    <w:rsid w:val="00D10679"/>
    <w:rsid w:val="00D10D46"/>
    <w:rsid w:val="00D1115C"/>
    <w:rsid w:val="00D12A4D"/>
    <w:rsid w:val="00D1358C"/>
    <w:rsid w:val="00D15F4C"/>
    <w:rsid w:val="00D1618C"/>
    <w:rsid w:val="00D179D6"/>
    <w:rsid w:val="00D17A3C"/>
    <w:rsid w:val="00D22FFB"/>
    <w:rsid w:val="00D23B28"/>
    <w:rsid w:val="00D30F6C"/>
    <w:rsid w:val="00D312BE"/>
    <w:rsid w:val="00D31475"/>
    <w:rsid w:val="00D336A3"/>
    <w:rsid w:val="00D34ECF"/>
    <w:rsid w:val="00D351A9"/>
    <w:rsid w:val="00D366BB"/>
    <w:rsid w:val="00D37F41"/>
    <w:rsid w:val="00D414ED"/>
    <w:rsid w:val="00D418F1"/>
    <w:rsid w:val="00D4239E"/>
    <w:rsid w:val="00D4400C"/>
    <w:rsid w:val="00D45D84"/>
    <w:rsid w:val="00D471F5"/>
    <w:rsid w:val="00D50053"/>
    <w:rsid w:val="00D51407"/>
    <w:rsid w:val="00D5171F"/>
    <w:rsid w:val="00D51D19"/>
    <w:rsid w:val="00D52D7B"/>
    <w:rsid w:val="00D55857"/>
    <w:rsid w:val="00D56300"/>
    <w:rsid w:val="00D5789D"/>
    <w:rsid w:val="00D602CC"/>
    <w:rsid w:val="00D611DF"/>
    <w:rsid w:val="00D654EC"/>
    <w:rsid w:val="00D66938"/>
    <w:rsid w:val="00D719A8"/>
    <w:rsid w:val="00D7281A"/>
    <w:rsid w:val="00D72B1C"/>
    <w:rsid w:val="00D73296"/>
    <w:rsid w:val="00D743DD"/>
    <w:rsid w:val="00D745E3"/>
    <w:rsid w:val="00D761FE"/>
    <w:rsid w:val="00D76744"/>
    <w:rsid w:val="00D77496"/>
    <w:rsid w:val="00D84242"/>
    <w:rsid w:val="00D84F35"/>
    <w:rsid w:val="00D85387"/>
    <w:rsid w:val="00D860C3"/>
    <w:rsid w:val="00D87B33"/>
    <w:rsid w:val="00D90CF3"/>
    <w:rsid w:val="00D92312"/>
    <w:rsid w:val="00D92B3F"/>
    <w:rsid w:val="00D947C4"/>
    <w:rsid w:val="00D95442"/>
    <w:rsid w:val="00D96780"/>
    <w:rsid w:val="00D97937"/>
    <w:rsid w:val="00DA00FD"/>
    <w:rsid w:val="00DA0FE9"/>
    <w:rsid w:val="00DA1542"/>
    <w:rsid w:val="00DA167E"/>
    <w:rsid w:val="00DA1933"/>
    <w:rsid w:val="00DA1FE8"/>
    <w:rsid w:val="00DA4124"/>
    <w:rsid w:val="00DA443B"/>
    <w:rsid w:val="00DA6279"/>
    <w:rsid w:val="00DA71D7"/>
    <w:rsid w:val="00DA784E"/>
    <w:rsid w:val="00DA7B02"/>
    <w:rsid w:val="00DB00FC"/>
    <w:rsid w:val="00DB47AD"/>
    <w:rsid w:val="00DB4A09"/>
    <w:rsid w:val="00DB6448"/>
    <w:rsid w:val="00DB678E"/>
    <w:rsid w:val="00DB6AA4"/>
    <w:rsid w:val="00DB6EAE"/>
    <w:rsid w:val="00DC0B89"/>
    <w:rsid w:val="00DC2347"/>
    <w:rsid w:val="00DC2621"/>
    <w:rsid w:val="00DC34BC"/>
    <w:rsid w:val="00DC4BA7"/>
    <w:rsid w:val="00DC4DFF"/>
    <w:rsid w:val="00DC5715"/>
    <w:rsid w:val="00DC6D25"/>
    <w:rsid w:val="00DC7383"/>
    <w:rsid w:val="00DC7CFC"/>
    <w:rsid w:val="00DD0447"/>
    <w:rsid w:val="00DD0977"/>
    <w:rsid w:val="00DD117D"/>
    <w:rsid w:val="00DD1D25"/>
    <w:rsid w:val="00DD1F65"/>
    <w:rsid w:val="00DD20BA"/>
    <w:rsid w:val="00DD320B"/>
    <w:rsid w:val="00DD56E1"/>
    <w:rsid w:val="00DD5CA9"/>
    <w:rsid w:val="00DD6063"/>
    <w:rsid w:val="00DD6383"/>
    <w:rsid w:val="00DD6A41"/>
    <w:rsid w:val="00DE0549"/>
    <w:rsid w:val="00DE0E67"/>
    <w:rsid w:val="00DE2C37"/>
    <w:rsid w:val="00DE5CE6"/>
    <w:rsid w:val="00DE6124"/>
    <w:rsid w:val="00DE6270"/>
    <w:rsid w:val="00DE6885"/>
    <w:rsid w:val="00DE6D7A"/>
    <w:rsid w:val="00DE7742"/>
    <w:rsid w:val="00DF225F"/>
    <w:rsid w:val="00DF32A1"/>
    <w:rsid w:val="00DF336C"/>
    <w:rsid w:val="00DF3AEF"/>
    <w:rsid w:val="00DF43A9"/>
    <w:rsid w:val="00DF590F"/>
    <w:rsid w:val="00DF73C6"/>
    <w:rsid w:val="00E01745"/>
    <w:rsid w:val="00E0312E"/>
    <w:rsid w:val="00E0380C"/>
    <w:rsid w:val="00E04E6E"/>
    <w:rsid w:val="00E0556F"/>
    <w:rsid w:val="00E05854"/>
    <w:rsid w:val="00E07B0E"/>
    <w:rsid w:val="00E10037"/>
    <w:rsid w:val="00E10A82"/>
    <w:rsid w:val="00E13014"/>
    <w:rsid w:val="00E131B1"/>
    <w:rsid w:val="00E14A53"/>
    <w:rsid w:val="00E16B0C"/>
    <w:rsid w:val="00E207E3"/>
    <w:rsid w:val="00E229D5"/>
    <w:rsid w:val="00E23EB9"/>
    <w:rsid w:val="00E241D6"/>
    <w:rsid w:val="00E24D16"/>
    <w:rsid w:val="00E25951"/>
    <w:rsid w:val="00E25C60"/>
    <w:rsid w:val="00E261F0"/>
    <w:rsid w:val="00E30310"/>
    <w:rsid w:val="00E3422C"/>
    <w:rsid w:val="00E342C6"/>
    <w:rsid w:val="00E35F93"/>
    <w:rsid w:val="00E36B6E"/>
    <w:rsid w:val="00E378AC"/>
    <w:rsid w:val="00E40133"/>
    <w:rsid w:val="00E402F3"/>
    <w:rsid w:val="00E42261"/>
    <w:rsid w:val="00E4350B"/>
    <w:rsid w:val="00E43D9B"/>
    <w:rsid w:val="00E44401"/>
    <w:rsid w:val="00E45068"/>
    <w:rsid w:val="00E45991"/>
    <w:rsid w:val="00E46D26"/>
    <w:rsid w:val="00E46D2E"/>
    <w:rsid w:val="00E52EFC"/>
    <w:rsid w:val="00E540ED"/>
    <w:rsid w:val="00E561A2"/>
    <w:rsid w:val="00E56E12"/>
    <w:rsid w:val="00E57249"/>
    <w:rsid w:val="00E60775"/>
    <w:rsid w:val="00E60971"/>
    <w:rsid w:val="00E61D49"/>
    <w:rsid w:val="00E61F5E"/>
    <w:rsid w:val="00E62B22"/>
    <w:rsid w:val="00E62C89"/>
    <w:rsid w:val="00E65C6B"/>
    <w:rsid w:val="00E66EE0"/>
    <w:rsid w:val="00E71015"/>
    <w:rsid w:val="00E711F9"/>
    <w:rsid w:val="00E72004"/>
    <w:rsid w:val="00E75802"/>
    <w:rsid w:val="00E75A5E"/>
    <w:rsid w:val="00E76F26"/>
    <w:rsid w:val="00E7700B"/>
    <w:rsid w:val="00E80672"/>
    <w:rsid w:val="00E80F03"/>
    <w:rsid w:val="00E8142F"/>
    <w:rsid w:val="00E819B7"/>
    <w:rsid w:val="00E82D78"/>
    <w:rsid w:val="00E87190"/>
    <w:rsid w:val="00E8743A"/>
    <w:rsid w:val="00E9133E"/>
    <w:rsid w:val="00E92BCC"/>
    <w:rsid w:val="00E93944"/>
    <w:rsid w:val="00E9562A"/>
    <w:rsid w:val="00E9684A"/>
    <w:rsid w:val="00EA21C4"/>
    <w:rsid w:val="00EA26A0"/>
    <w:rsid w:val="00EA3157"/>
    <w:rsid w:val="00EA3B40"/>
    <w:rsid w:val="00EA6B59"/>
    <w:rsid w:val="00EA716B"/>
    <w:rsid w:val="00EA7896"/>
    <w:rsid w:val="00EB197E"/>
    <w:rsid w:val="00EB3550"/>
    <w:rsid w:val="00EB4051"/>
    <w:rsid w:val="00EB597D"/>
    <w:rsid w:val="00EC34E1"/>
    <w:rsid w:val="00EC6446"/>
    <w:rsid w:val="00EC7456"/>
    <w:rsid w:val="00ED29E2"/>
    <w:rsid w:val="00ED3C11"/>
    <w:rsid w:val="00ED4766"/>
    <w:rsid w:val="00ED7571"/>
    <w:rsid w:val="00ED7A66"/>
    <w:rsid w:val="00EE0AEA"/>
    <w:rsid w:val="00EE0F2B"/>
    <w:rsid w:val="00EE1A81"/>
    <w:rsid w:val="00EE219A"/>
    <w:rsid w:val="00EE56D2"/>
    <w:rsid w:val="00EE5DC6"/>
    <w:rsid w:val="00EE76B9"/>
    <w:rsid w:val="00EF04E9"/>
    <w:rsid w:val="00EF1E38"/>
    <w:rsid w:val="00EF1F69"/>
    <w:rsid w:val="00EF5D1D"/>
    <w:rsid w:val="00EF7035"/>
    <w:rsid w:val="00F00653"/>
    <w:rsid w:val="00F01012"/>
    <w:rsid w:val="00F01B28"/>
    <w:rsid w:val="00F01B72"/>
    <w:rsid w:val="00F037CB"/>
    <w:rsid w:val="00F05773"/>
    <w:rsid w:val="00F057ED"/>
    <w:rsid w:val="00F06431"/>
    <w:rsid w:val="00F06DCD"/>
    <w:rsid w:val="00F06EE6"/>
    <w:rsid w:val="00F109BF"/>
    <w:rsid w:val="00F11920"/>
    <w:rsid w:val="00F11E78"/>
    <w:rsid w:val="00F12232"/>
    <w:rsid w:val="00F13388"/>
    <w:rsid w:val="00F14424"/>
    <w:rsid w:val="00F1525B"/>
    <w:rsid w:val="00F200B5"/>
    <w:rsid w:val="00F2203B"/>
    <w:rsid w:val="00F27BDD"/>
    <w:rsid w:val="00F304EE"/>
    <w:rsid w:val="00F30E44"/>
    <w:rsid w:val="00F324E5"/>
    <w:rsid w:val="00F3380F"/>
    <w:rsid w:val="00F34036"/>
    <w:rsid w:val="00F348E3"/>
    <w:rsid w:val="00F35540"/>
    <w:rsid w:val="00F359D2"/>
    <w:rsid w:val="00F35AEE"/>
    <w:rsid w:val="00F35CB4"/>
    <w:rsid w:val="00F40BEB"/>
    <w:rsid w:val="00F411F3"/>
    <w:rsid w:val="00F4447C"/>
    <w:rsid w:val="00F47FB6"/>
    <w:rsid w:val="00F55893"/>
    <w:rsid w:val="00F55B67"/>
    <w:rsid w:val="00F568AC"/>
    <w:rsid w:val="00F57BBB"/>
    <w:rsid w:val="00F604D3"/>
    <w:rsid w:val="00F65153"/>
    <w:rsid w:val="00F6543E"/>
    <w:rsid w:val="00F67A2E"/>
    <w:rsid w:val="00F67F64"/>
    <w:rsid w:val="00F7037D"/>
    <w:rsid w:val="00F7065F"/>
    <w:rsid w:val="00F73CF3"/>
    <w:rsid w:val="00F74FD9"/>
    <w:rsid w:val="00F76384"/>
    <w:rsid w:val="00F76B64"/>
    <w:rsid w:val="00F77A04"/>
    <w:rsid w:val="00F81E00"/>
    <w:rsid w:val="00F82742"/>
    <w:rsid w:val="00F847E1"/>
    <w:rsid w:val="00F87B79"/>
    <w:rsid w:val="00F907A4"/>
    <w:rsid w:val="00F91E48"/>
    <w:rsid w:val="00F93946"/>
    <w:rsid w:val="00F97412"/>
    <w:rsid w:val="00FA01EA"/>
    <w:rsid w:val="00FA1678"/>
    <w:rsid w:val="00FA1FE3"/>
    <w:rsid w:val="00FA24FD"/>
    <w:rsid w:val="00FA2BA6"/>
    <w:rsid w:val="00FA42F4"/>
    <w:rsid w:val="00FA5361"/>
    <w:rsid w:val="00FA5D82"/>
    <w:rsid w:val="00FA69BB"/>
    <w:rsid w:val="00FA70AB"/>
    <w:rsid w:val="00FA7E48"/>
    <w:rsid w:val="00FB2D94"/>
    <w:rsid w:val="00FB5EB5"/>
    <w:rsid w:val="00FC0DD8"/>
    <w:rsid w:val="00FC299B"/>
    <w:rsid w:val="00FC2A40"/>
    <w:rsid w:val="00FC4391"/>
    <w:rsid w:val="00FC4844"/>
    <w:rsid w:val="00FC4D9E"/>
    <w:rsid w:val="00FC68A3"/>
    <w:rsid w:val="00FD0B12"/>
    <w:rsid w:val="00FD11EE"/>
    <w:rsid w:val="00FD1B20"/>
    <w:rsid w:val="00FD4381"/>
    <w:rsid w:val="00FD5247"/>
    <w:rsid w:val="00FD62D8"/>
    <w:rsid w:val="00FD6E88"/>
    <w:rsid w:val="00FD789E"/>
    <w:rsid w:val="00FE0434"/>
    <w:rsid w:val="00FE0733"/>
    <w:rsid w:val="00FE15B3"/>
    <w:rsid w:val="00FE2E1E"/>
    <w:rsid w:val="00FE375F"/>
    <w:rsid w:val="00FE45F1"/>
    <w:rsid w:val="00FE76B6"/>
    <w:rsid w:val="00FE78C7"/>
    <w:rsid w:val="00FE7C84"/>
    <w:rsid w:val="00FF13DA"/>
    <w:rsid w:val="00FF2EE4"/>
    <w:rsid w:val="00FF374D"/>
    <w:rsid w:val="00FF64CE"/>
    <w:rsid w:val="00FF6662"/>
    <w:rsid w:val="00FF76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4EC"/>
    <w:pPr>
      <w:spacing w:line="240" w:lineRule="auto"/>
      <w:jc w:val="both"/>
    </w:pPr>
    <w:rPr>
      <w:rFonts w:ascii="Calibri" w:eastAsia="Times New Roman" w:hAnsi="Calibri" w:cs="Times New Roman"/>
      <w:lang w:val="en-GB" w:eastAsia="el-GR"/>
    </w:rPr>
  </w:style>
  <w:style w:type="paragraph" w:styleId="Titre1">
    <w:name w:val="heading 1"/>
    <w:aliases w:val="ARTIST Title 1"/>
    <w:basedOn w:val="Normal"/>
    <w:next w:val="Normal"/>
    <w:link w:val="Titre1Car"/>
    <w:uiPriority w:val="9"/>
    <w:qFormat/>
    <w:rsid w:val="009C4AF5"/>
    <w:pPr>
      <w:keepNext/>
      <w:keepLines/>
      <w:numPr>
        <w:numId w:val="4"/>
      </w:numPr>
      <w:spacing w:before="480" w:after="120"/>
      <w:ind w:left="431" w:hanging="431"/>
      <w:outlineLvl w:val="0"/>
    </w:pPr>
    <w:rPr>
      <w:rFonts w:asciiTheme="majorHAnsi" w:eastAsiaTheme="majorEastAsia" w:hAnsiTheme="majorHAnsi" w:cstheme="majorBidi"/>
      <w:b/>
      <w:bCs/>
      <w:color w:val="943634"/>
      <w:sz w:val="28"/>
      <w:szCs w:val="28"/>
    </w:rPr>
  </w:style>
  <w:style w:type="paragraph" w:styleId="Titre2">
    <w:name w:val="heading 2"/>
    <w:aliases w:val="ARTIST Title 2"/>
    <w:basedOn w:val="Normal"/>
    <w:next w:val="Normal"/>
    <w:link w:val="Titre2Car"/>
    <w:uiPriority w:val="9"/>
    <w:unhideWhenUsed/>
    <w:qFormat/>
    <w:rsid w:val="009C4AF5"/>
    <w:pPr>
      <w:keepNext/>
      <w:keepLines/>
      <w:numPr>
        <w:ilvl w:val="1"/>
        <w:numId w:val="4"/>
      </w:numPr>
      <w:spacing w:before="200" w:after="120"/>
      <w:ind w:left="578" w:hanging="578"/>
      <w:outlineLvl w:val="1"/>
    </w:pPr>
    <w:rPr>
      <w:rFonts w:asciiTheme="majorHAnsi" w:eastAsiaTheme="majorEastAsia" w:hAnsiTheme="majorHAnsi" w:cstheme="majorBidi"/>
      <w:b/>
      <w:bCs/>
      <w:color w:val="943634"/>
      <w:sz w:val="26"/>
      <w:szCs w:val="26"/>
    </w:rPr>
  </w:style>
  <w:style w:type="paragraph" w:styleId="Titre3">
    <w:name w:val="heading 3"/>
    <w:aliases w:val="ARTIST Title 3"/>
    <w:basedOn w:val="Normal"/>
    <w:next w:val="Normal"/>
    <w:link w:val="Titre3Car"/>
    <w:uiPriority w:val="9"/>
    <w:unhideWhenUsed/>
    <w:qFormat/>
    <w:rsid w:val="008D4E45"/>
    <w:pPr>
      <w:keepNext/>
      <w:keepLines/>
      <w:numPr>
        <w:ilvl w:val="2"/>
        <w:numId w:val="4"/>
      </w:numPr>
      <w:spacing w:before="200" w:after="120"/>
      <w:outlineLvl w:val="2"/>
    </w:pPr>
    <w:rPr>
      <w:rFonts w:asciiTheme="majorHAnsi" w:eastAsiaTheme="majorEastAsia" w:hAnsiTheme="majorHAnsi" w:cstheme="majorBidi"/>
      <w:b/>
      <w:bCs/>
      <w:color w:val="943634"/>
      <w:sz w:val="24"/>
      <w:lang w:val="en-US"/>
    </w:rPr>
  </w:style>
  <w:style w:type="paragraph" w:styleId="Titre4">
    <w:name w:val="heading 4"/>
    <w:aliases w:val="ARTIST Title 4"/>
    <w:basedOn w:val="Normal"/>
    <w:next w:val="Normal"/>
    <w:link w:val="Titre4Car"/>
    <w:uiPriority w:val="9"/>
    <w:unhideWhenUsed/>
    <w:qFormat/>
    <w:rsid w:val="009C4AF5"/>
    <w:pPr>
      <w:keepNext/>
      <w:keepLines/>
      <w:numPr>
        <w:ilvl w:val="3"/>
        <w:numId w:val="4"/>
      </w:numPr>
      <w:spacing w:before="200" w:after="120"/>
      <w:ind w:left="862" w:hanging="862"/>
      <w:outlineLvl w:val="3"/>
    </w:pPr>
    <w:rPr>
      <w:rFonts w:asciiTheme="majorHAnsi" w:eastAsiaTheme="majorEastAsia" w:hAnsiTheme="majorHAnsi" w:cstheme="majorBidi"/>
      <w:b/>
      <w:bCs/>
      <w:i/>
      <w:iCs/>
      <w:color w:val="943634"/>
    </w:rPr>
  </w:style>
  <w:style w:type="paragraph" w:styleId="Titre5">
    <w:name w:val="heading 5"/>
    <w:basedOn w:val="Normal"/>
    <w:next w:val="Normal"/>
    <w:link w:val="Titre5Car"/>
    <w:uiPriority w:val="9"/>
    <w:semiHidden/>
    <w:unhideWhenUsed/>
    <w:qFormat/>
    <w:rsid w:val="008F583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rsid w:val="00D50053"/>
    <w:pPr>
      <w:numPr>
        <w:ilvl w:val="5"/>
        <w:numId w:val="4"/>
      </w:numPr>
      <w:spacing w:before="240" w:after="60"/>
      <w:outlineLvl w:val="5"/>
    </w:pPr>
    <w:rPr>
      <w:b/>
      <w:bCs/>
    </w:rPr>
  </w:style>
  <w:style w:type="paragraph" w:styleId="Titre7">
    <w:name w:val="heading 7"/>
    <w:basedOn w:val="Normal"/>
    <w:next w:val="Normal"/>
    <w:link w:val="Titre7Car"/>
    <w:uiPriority w:val="9"/>
    <w:semiHidden/>
    <w:unhideWhenUsed/>
    <w:qFormat/>
    <w:rsid w:val="008F583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F583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F583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703935"/>
    <w:pPr>
      <w:tabs>
        <w:tab w:val="center" w:pos="4153"/>
        <w:tab w:val="right" w:pos="8306"/>
      </w:tabs>
      <w:spacing w:after="0"/>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703935"/>
  </w:style>
  <w:style w:type="paragraph" w:styleId="Pieddepage">
    <w:name w:val="footer"/>
    <w:basedOn w:val="Normal"/>
    <w:link w:val="PieddepageCar"/>
    <w:unhideWhenUsed/>
    <w:rsid w:val="00703935"/>
    <w:pPr>
      <w:tabs>
        <w:tab w:val="center" w:pos="4153"/>
        <w:tab w:val="right" w:pos="8306"/>
      </w:tabs>
      <w:spacing w:after="0"/>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703935"/>
  </w:style>
  <w:style w:type="paragraph" w:styleId="Textedebulles">
    <w:name w:val="Balloon Text"/>
    <w:basedOn w:val="Normal"/>
    <w:link w:val="TextedebullesCar"/>
    <w:uiPriority w:val="99"/>
    <w:semiHidden/>
    <w:unhideWhenUsed/>
    <w:rsid w:val="00703935"/>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703935"/>
    <w:rPr>
      <w:rFonts w:ascii="Tahoma" w:eastAsia="Times New Roman" w:hAnsi="Tahoma" w:cs="Tahoma"/>
      <w:sz w:val="16"/>
      <w:szCs w:val="16"/>
      <w:lang w:eastAsia="el-GR"/>
    </w:rPr>
  </w:style>
  <w:style w:type="character" w:customStyle="1" w:styleId="Titre6Car">
    <w:name w:val="Titre 6 Car"/>
    <w:basedOn w:val="Policepardfaut"/>
    <w:link w:val="Titre6"/>
    <w:uiPriority w:val="9"/>
    <w:rsid w:val="00D50053"/>
    <w:rPr>
      <w:rFonts w:ascii="Calibri" w:eastAsia="Times New Roman" w:hAnsi="Calibri" w:cs="Times New Roman"/>
      <w:b/>
      <w:bCs/>
      <w:lang w:eastAsia="el-GR"/>
    </w:rPr>
  </w:style>
  <w:style w:type="character" w:customStyle="1" w:styleId="Titre1Car">
    <w:name w:val="Titre 1 Car"/>
    <w:aliases w:val="ARTIST Title 1 Car"/>
    <w:basedOn w:val="Policepardfaut"/>
    <w:link w:val="Titre1"/>
    <w:uiPriority w:val="9"/>
    <w:rsid w:val="009C4AF5"/>
    <w:rPr>
      <w:rFonts w:asciiTheme="majorHAnsi" w:eastAsiaTheme="majorEastAsia" w:hAnsiTheme="majorHAnsi" w:cstheme="majorBidi"/>
      <w:b/>
      <w:bCs/>
      <w:color w:val="943634"/>
      <w:sz w:val="28"/>
      <w:szCs w:val="28"/>
      <w:lang w:val="en-GB" w:eastAsia="el-GR"/>
    </w:rPr>
  </w:style>
  <w:style w:type="paragraph" w:styleId="En-ttedetabledesmatires">
    <w:name w:val="TOC Heading"/>
    <w:basedOn w:val="Titre1"/>
    <w:next w:val="Normal"/>
    <w:uiPriority w:val="39"/>
    <w:semiHidden/>
    <w:unhideWhenUsed/>
    <w:qFormat/>
    <w:rsid w:val="00D50053"/>
    <w:pPr>
      <w:outlineLvl w:val="9"/>
    </w:pPr>
    <w:rPr>
      <w:lang w:eastAsia="en-US"/>
    </w:rPr>
  </w:style>
  <w:style w:type="paragraph" w:styleId="TM1">
    <w:name w:val="toc 1"/>
    <w:basedOn w:val="Normal"/>
    <w:next w:val="Normal"/>
    <w:autoRedefine/>
    <w:uiPriority w:val="39"/>
    <w:unhideWhenUsed/>
    <w:rsid w:val="00D50053"/>
    <w:pPr>
      <w:spacing w:after="100"/>
    </w:pPr>
  </w:style>
  <w:style w:type="paragraph" w:styleId="TM2">
    <w:name w:val="toc 2"/>
    <w:basedOn w:val="Normal"/>
    <w:next w:val="Normal"/>
    <w:autoRedefine/>
    <w:uiPriority w:val="39"/>
    <w:unhideWhenUsed/>
    <w:rsid w:val="00D50053"/>
    <w:pPr>
      <w:spacing w:after="100"/>
      <w:ind w:left="220"/>
    </w:pPr>
  </w:style>
  <w:style w:type="paragraph" w:styleId="TM3">
    <w:name w:val="toc 3"/>
    <w:basedOn w:val="Normal"/>
    <w:next w:val="Normal"/>
    <w:autoRedefine/>
    <w:uiPriority w:val="39"/>
    <w:unhideWhenUsed/>
    <w:rsid w:val="00D50053"/>
    <w:pPr>
      <w:spacing w:after="100"/>
      <w:ind w:left="440"/>
    </w:pPr>
  </w:style>
  <w:style w:type="paragraph" w:styleId="TM4">
    <w:name w:val="toc 4"/>
    <w:basedOn w:val="Normal"/>
    <w:next w:val="Normal"/>
    <w:autoRedefine/>
    <w:uiPriority w:val="39"/>
    <w:unhideWhenUsed/>
    <w:rsid w:val="00D50053"/>
    <w:pPr>
      <w:spacing w:after="100"/>
      <w:ind w:left="660"/>
    </w:pPr>
  </w:style>
  <w:style w:type="table" w:styleId="Grilledutableau">
    <w:name w:val="Table Grid"/>
    <w:basedOn w:val="TableauNormal"/>
    <w:rsid w:val="00D50053"/>
    <w:rPr>
      <w:rFonts w:ascii="Calibri" w:eastAsia="Times New Roman" w:hAnsi="Calibri" w:cs="Times New Roman"/>
      <w:sz w:val="20"/>
      <w:szCs w:val="20"/>
      <w:lang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D50053"/>
    <w:rPr>
      <w:color w:val="0000FF"/>
      <w:u w:val="single"/>
    </w:rPr>
  </w:style>
  <w:style w:type="paragraph" w:customStyle="1" w:styleId="Style1">
    <w:name w:val="Style1"/>
    <w:basedOn w:val="Titre1"/>
    <w:autoRedefine/>
    <w:rsid w:val="00121005"/>
    <w:pPr>
      <w:numPr>
        <w:numId w:val="0"/>
      </w:numPr>
      <w:spacing w:after="240" w:line="300" w:lineRule="atLeast"/>
    </w:pPr>
    <w:rPr>
      <w:rFonts w:ascii="Calibri" w:eastAsia="Times New Roman" w:hAnsi="Calibri" w:cs="Calibri"/>
      <w:color w:val="943634" w:themeColor="accent2" w:themeShade="BF"/>
    </w:rPr>
  </w:style>
  <w:style w:type="paragraph" w:customStyle="1" w:styleId="Style2">
    <w:name w:val="Style2"/>
    <w:basedOn w:val="Titre2"/>
    <w:autoRedefine/>
    <w:rsid w:val="00D50053"/>
    <w:pPr>
      <w:keepLines w:val="0"/>
      <w:numPr>
        <w:numId w:val="1"/>
      </w:numPr>
      <w:spacing w:before="240" w:line="300" w:lineRule="atLeast"/>
    </w:pPr>
    <w:rPr>
      <w:rFonts w:ascii="Verdana" w:eastAsia="Times New Roman" w:hAnsi="Verdana" w:cs="Times New Roman"/>
      <w:bCs w:val="0"/>
      <w:noProof/>
      <w:color w:val="auto"/>
      <w:sz w:val="22"/>
      <w:szCs w:val="20"/>
      <w:lang w:eastAsia="nl-NL"/>
    </w:rPr>
  </w:style>
  <w:style w:type="paragraph" w:styleId="Tabledesillustrations">
    <w:name w:val="table of figures"/>
    <w:basedOn w:val="Normal"/>
    <w:next w:val="Normal"/>
    <w:autoRedefine/>
    <w:uiPriority w:val="99"/>
    <w:rsid w:val="00001E1F"/>
    <w:pPr>
      <w:spacing w:after="0"/>
      <w:ind w:left="440" w:hanging="440"/>
    </w:pPr>
    <w:rPr>
      <w:smallCaps/>
      <w:szCs w:val="20"/>
      <w:lang w:val="en-US"/>
    </w:rPr>
  </w:style>
  <w:style w:type="paragraph" w:customStyle="1" w:styleId="Style3">
    <w:name w:val="Style3"/>
    <w:basedOn w:val="Titre3"/>
    <w:autoRedefine/>
    <w:rsid w:val="00D50053"/>
    <w:pPr>
      <w:keepLines w:val="0"/>
      <w:numPr>
        <w:numId w:val="1"/>
      </w:numPr>
      <w:spacing w:before="240" w:line="300" w:lineRule="atLeast"/>
    </w:pPr>
    <w:rPr>
      <w:rFonts w:ascii="Verdana" w:eastAsia="Times New Roman" w:hAnsi="Verdana" w:cs="Arial"/>
      <w:color w:val="auto"/>
      <w:szCs w:val="26"/>
      <w:lang w:val="en-GB" w:eastAsia="en-GB"/>
    </w:rPr>
  </w:style>
  <w:style w:type="paragraph" w:customStyle="1" w:styleId="Style4">
    <w:name w:val="Style4"/>
    <w:basedOn w:val="Titre4"/>
    <w:autoRedefine/>
    <w:rsid w:val="00D50053"/>
    <w:pPr>
      <w:keepLines w:val="0"/>
      <w:numPr>
        <w:numId w:val="1"/>
      </w:numPr>
      <w:spacing w:before="240" w:line="300" w:lineRule="atLeast"/>
    </w:pPr>
    <w:rPr>
      <w:rFonts w:ascii="Verdana" w:eastAsia="Times New Roman" w:hAnsi="Verdana" w:cs="Times New Roman"/>
      <w:b w:val="0"/>
      <w:iCs w:val="0"/>
      <w:color w:val="auto"/>
      <w:sz w:val="20"/>
      <w:szCs w:val="20"/>
      <w:lang w:eastAsia="en-GB"/>
    </w:rPr>
  </w:style>
  <w:style w:type="character" w:customStyle="1" w:styleId="Titre2Car">
    <w:name w:val="Titre 2 Car"/>
    <w:aliases w:val="ARTIST Title 2 Car"/>
    <w:basedOn w:val="Policepardfaut"/>
    <w:link w:val="Titre2"/>
    <w:uiPriority w:val="9"/>
    <w:rsid w:val="009C4AF5"/>
    <w:rPr>
      <w:rFonts w:asciiTheme="majorHAnsi" w:eastAsiaTheme="majorEastAsia" w:hAnsiTheme="majorHAnsi" w:cstheme="majorBidi"/>
      <w:b/>
      <w:bCs/>
      <w:color w:val="943634"/>
      <w:sz w:val="26"/>
      <w:szCs w:val="26"/>
      <w:lang w:val="en-GB" w:eastAsia="el-GR"/>
    </w:rPr>
  </w:style>
  <w:style w:type="character" w:customStyle="1" w:styleId="Titre3Car">
    <w:name w:val="Titre 3 Car"/>
    <w:aliases w:val="ARTIST Title 3 Car"/>
    <w:basedOn w:val="Policepardfaut"/>
    <w:link w:val="Titre3"/>
    <w:uiPriority w:val="9"/>
    <w:rsid w:val="008D4E45"/>
    <w:rPr>
      <w:rFonts w:asciiTheme="majorHAnsi" w:eastAsiaTheme="majorEastAsia" w:hAnsiTheme="majorHAnsi" w:cstheme="majorBidi"/>
      <w:b/>
      <w:bCs/>
      <w:color w:val="943634"/>
      <w:sz w:val="24"/>
      <w:lang w:val="en-US" w:eastAsia="el-GR"/>
    </w:rPr>
  </w:style>
  <w:style w:type="character" w:customStyle="1" w:styleId="Titre4Car">
    <w:name w:val="Titre 4 Car"/>
    <w:aliases w:val="ARTIST Title 4 Car"/>
    <w:basedOn w:val="Policepardfaut"/>
    <w:link w:val="Titre4"/>
    <w:uiPriority w:val="9"/>
    <w:rsid w:val="009C4AF5"/>
    <w:rPr>
      <w:rFonts w:asciiTheme="majorHAnsi" w:eastAsiaTheme="majorEastAsia" w:hAnsiTheme="majorHAnsi" w:cstheme="majorBidi"/>
      <w:b/>
      <w:bCs/>
      <w:i/>
      <w:iCs/>
      <w:color w:val="943634"/>
      <w:lang w:val="en-GB" w:eastAsia="el-GR"/>
    </w:rPr>
  </w:style>
  <w:style w:type="character" w:customStyle="1" w:styleId="Titre5Car">
    <w:name w:val="Titre 5 Car"/>
    <w:basedOn w:val="Policepardfaut"/>
    <w:link w:val="Titre5"/>
    <w:uiPriority w:val="9"/>
    <w:semiHidden/>
    <w:rsid w:val="008F583A"/>
    <w:rPr>
      <w:rFonts w:asciiTheme="majorHAnsi" w:eastAsiaTheme="majorEastAsia" w:hAnsiTheme="majorHAnsi" w:cstheme="majorBidi"/>
      <w:color w:val="243F60" w:themeColor="accent1" w:themeShade="7F"/>
      <w:lang w:eastAsia="el-GR"/>
    </w:rPr>
  </w:style>
  <w:style w:type="character" w:customStyle="1" w:styleId="Titre7Car">
    <w:name w:val="Titre 7 Car"/>
    <w:basedOn w:val="Policepardfaut"/>
    <w:link w:val="Titre7"/>
    <w:uiPriority w:val="9"/>
    <w:semiHidden/>
    <w:rsid w:val="008F583A"/>
    <w:rPr>
      <w:rFonts w:asciiTheme="majorHAnsi" w:eastAsiaTheme="majorEastAsia" w:hAnsiTheme="majorHAnsi" w:cstheme="majorBidi"/>
      <w:i/>
      <w:iCs/>
      <w:color w:val="404040" w:themeColor="text1" w:themeTint="BF"/>
      <w:lang w:eastAsia="el-GR"/>
    </w:rPr>
  </w:style>
  <w:style w:type="character" w:customStyle="1" w:styleId="Titre8Car">
    <w:name w:val="Titre 8 Car"/>
    <w:basedOn w:val="Policepardfaut"/>
    <w:link w:val="Titre8"/>
    <w:uiPriority w:val="9"/>
    <w:semiHidden/>
    <w:rsid w:val="008F583A"/>
    <w:rPr>
      <w:rFonts w:asciiTheme="majorHAnsi" w:eastAsiaTheme="majorEastAsia" w:hAnsiTheme="majorHAnsi" w:cstheme="majorBidi"/>
      <w:color w:val="404040" w:themeColor="text1" w:themeTint="BF"/>
      <w:sz w:val="20"/>
      <w:szCs w:val="20"/>
      <w:lang w:eastAsia="el-GR"/>
    </w:rPr>
  </w:style>
  <w:style w:type="character" w:customStyle="1" w:styleId="Titre9Car">
    <w:name w:val="Titre 9 Car"/>
    <w:basedOn w:val="Policepardfaut"/>
    <w:link w:val="Titre9"/>
    <w:uiPriority w:val="9"/>
    <w:semiHidden/>
    <w:rsid w:val="008F583A"/>
    <w:rPr>
      <w:rFonts w:asciiTheme="majorHAnsi" w:eastAsiaTheme="majorEastAsia" w:hAnsiTheme="majorHAnsi" w:cstheme="majorBidi"/>
      <w:i/>
      <w:iCs/>
      <w:color w:val="404040" w:themeColor="text1" w:themeTint="BF"/>
      <w:sz w:val="20"/>
      <w:szCs w:val="20"/>
      <w:lang w:eastAsia="el-GR"/>
    </w:rPr>
  </w:style>
  <w:style w:type="paragraph" w:styleId="Notedefin">
    <w:name w:val="endnote text"/>
    <w:basedOn w:val="Normal"/>
    <w:link w:val="NotedefinCar"/>
    <w:uiPriority w:val="99"/>
    <w:semiHidden/>
    <w:unhideWhenUsed/>
    <w:rsid w:val="000E32D4"/>
    <w:pPr>
      <w:spacing w:after="0"/>
    </w:pPr>
    <w:rPr>
      <w:sz w:val="20"/>
      <w:szCs w:val="20"/>
    </w:rPr>
  </w:style>
  <w:style w:type="character" w:customStyle="1" w:styleId="NotedefinCar">
    <w:name w:val="Note de fin Car"/>
    <w:basedOn w:val="Policepardfaut"/>
    <w:link w:val="Notedefin"/>
    <w:uiPriority w:val="99"/>
    <w:semiHidden/>
    <w:rsid w:val="000E32D4"/>
    <w:rPr>
      <w:rFonts w:ascii="Calibri" w:eastAsia="Times New Roman" w:hAnsi="Calibri" w:cs="Times New Roman"/>
      <w:sz w:val="20"/>
      <w:szCs w:val="20"/>
      <w:lang w:eastAsia="el-GR"/>
    </w:rPr>
  </w:style>
  <w:style w:type="character" w:styleId="Appeldenotedefin">
    <w:name w:val="endnote reference"/>
    <w:basedOn w:val="Policepardfaut"/>
    <w:uiPriority w:val="99"/>
    <w:semiHidden/>
    <w:unhideWhenUsed/>
    <w:rsid w:val="000E32D4"/>
    <w:rPr>
      <w:vertAlign w:val="superscript"/>
    </w:rPr>
  </w:style>
  <w:style w:type="paragraph" w:styleId="Paragraphedeliste">
    <w:name w:val="List Paragraph"/>
    <w:basedOn w:val="Normal"/>
    <w:uiPriority w:val="34"/>
    <w:qFormat/>
    <w:rsid w:val="006B62C6"/>
    <w:pPr>
      <w:ind w:left="720"/>
      <w:contextualSpacing/>
    </w:pPr>
  </w:style>
  <w:style w:type="character" w:styleId="Lienhypertextesuivivisit">
    <w:name w:val="FollowedHyperlink"/>
    <w:basedOn w:val="Policepardfaut"/>
    <w:uiPriority w:val="99"/>
    <w:semiHidden/>
    <w:unhideWhenUsed/>
    <w:rsid w:val="00DB6448"/>
    <w:rPr>
      <w:color w:val="800080" w:themeColor="followedHyperlink"/>
      <w:u w:val="single"/>
    </w:rPr>
  </w:style>
  <w:style w:type="paragraph" w:styleId="Lgende">
    <w:name w:val="caption"/>
    <w:basedOn w:val="Normal"/>
    <w:next w:val="Normal"/>
    <w:uiPriority w:val="35"/>
    <w:unhideWhenUsed/>
    <w:qFormat/>
    <w:rsid w:val="00240A30"/>
    <w:rPr>
      <w:b/>
      <w:bCs/>
      <w:color w:val="4F81BD" w:themeColor="accent1"/>
      <w:sz w:val="18"/>
      <w:szCs w:val="18"/>
    </w:rPr>
  </w:style>
  <w:style w:type="character" w:styleId="Marquedecommentaire">
    <w:name w:val="annotation reference"/>
    <w:basedOn w:val="Policepardfaut"/>
    <w:uiPriority w:val="99"/>
    <w:semiHidden/>
    <w:unhideWhenUsed/>
    <w:rsid w:val="00220D9A"/>
    <w:rPr>
      <w:sz w:val="16"/>
      <w:szCs w:val="16"/>
    </w:rPr>
  </w:style>
  <w:style w:type="paragraph" w:styleId="Commentaire">
    <w:name w:val="annotation text"/>
    <w:basedOn w:val="Normal"/>
    <w:link w:val="CommentaireCar"/>
    <w:uiPriority w:val="99"/>
    <w:semiHidden/>
    <w:unhideWhenUsed/>
    <w:rsid w:val="00220D9A"/>
    <w:rPr>
      <w:sz w:val="20"/>
      <w:szCs w:val="20"/>
    </w:rPr>
  </w:style>
  <w:style w:type="character" w:customStyle="1" w:styleId="CommentaireCar">
    <w:name w:val="Commentaire Car"/>
    <w:basedOn w:val="Policepardfaut"/>
    <w:link w:val="Commentaire"/>
    <w:uiPriority w:val="99"/>
    <w:semiHidden/>
    <w:rsid w:val="00220D9A"/>
    <w:rPr>
      <w:rFonts w:ascii="Calibri" w:eastAsia="Times New Roman" w:hAnsi="Calibri" w:cs="Times New Roman"/>
      <w:sz w:val="20"/>
      <w:szCs w:val="20"/>
      <w:lang w:val="en-GB" w:eastAsia="el-GR"/>
    </w:rPr>
  </w:style>
  <w:style w:type="paragraph" w:styleId="Objetducommentaire">
    <w:name w:val="annotation subject"/>
    <w:basedOn w:val="Commentaire"/>
    <w:next w:val="Commentaire"/>
    <w:link w:val="ObjetducommentaireCar"/>
    <w:uiPriority w:val="99"/>
    <w:semiHidden/>
    <w:unhideWhenUsed/>
    <w:rsid w:val="00220D9A"/>
    <w:rPr>
      <w:b/>
      <w:bCs/>
    </w:rPr>
  </w:style>
  <w:style w:type="character" w:customStyle="1" w:styleId="ObjetducommentaireCar">
    <w:name w:val="Objet du commentaire Car"/>
    <w:basedOn w:val="CommentaireCar"/>
    <w:link w:val="Objetducommentaire"/>
    <w:uiPriority w:val="99"/>
    <w:semiHidden/>
    <w:rsid w:val="00220D9A"/>
    <w:rPr>
      <w:rFonts w:ascii="Calibri" w:eastAsia="Times New Roman" w:hAnsi="Calibri" w:cs="Times New Roman"/>
      <w:b/>
      <w:bCs/>
      <w:sz w:val="20"/>
      <w:szCs w:val="20"/>
      <w:lang w:val="en-GB" w:eastAsia="el-GR"/>
    </w:rPr>
  </w:style>
  <w:style w:type="paragraph" w:styleId="Notedebasdepage">
    <w:name w:val="footnote text"/>
    <w:basedOn w:val="Normal"/>
    <w:link w:val="NotedebasdepageCar"/>
    <w:uiPriority w:val="99"/>
    <w:semiHidden/>
    <w:unhideWhenUsed/>
    <w:rsid w:val="00A45FDB"/>
    <w:pPr>
      <w:spacing w:after="0"/>
    </w:pPr>
    <w:rPr>
      <w:sz w:val="20"/>
      <w:szCs w:val="20"/>
    </w:rPr>
  </w:style>
  <w:style w:type="character" w:customStyle="1" w:styleId="NotedebasdepageCar">
    <w:name w:val="Note de bas de page Car"/>
    <w:basedOn w:val="Policepardfaut"/>
    <w:link w:val="Notedebasdepage"/>
    <w:uiPriority w:val="99"/>
    <w:semiHidden/>
    <w:rsid w:val="00A45FDB"/>
    <w:rPr>
      <w:rFonts w:ascii="Calibri" w:eastAsia="Times New Roman" w:hAnsi="Calibri" w:cs="Times New Roman"/>
      <w:sz w:val="20"/>
      <w:szCs w:val="20"/>
      <w:lang w:val="en-GB" w:eastAsia="el-GR"/>
    </w:rPr>
  </w:style>
  <w:style w:type="character" w:styleId="Appelnotedebasdep">
    <w:name w:val="footnote reference"/>
    <w:basedOn w:val="Policepardfaut"/>
    <w:uiPriority w:val="99"/>
    <w:semiHidden/>
    <w:unhideWhenUsed/>
    <w:rsid w:val="00A45FDB"/>
    <w:rPr>
      <w:vertAlign w:val="superscript"/>
    </w:rPr>
  </w:style>
  <w:style w:type="paragraph" w:styleId="TM5">
    <w:name w:val="toc 5"/>
    <w:basedOn w:val="Normal"/>
    <w:next w:val="Normal"/>
    <w:autoRedefine/>
    <w:uiPriority w:val="39"/>
    <w:unhideWhenUsed/>
    <w:rsid w:val="006A24DE"/>
    <w:pPr>
      <w:spacing w:after="100" w:line="276" w:lineRule="auto"/>
      <w:ind w:left="880"/>
      <w:jc w:val="left"/>
    </w:pPr>
    <w:rPr>
      <w:rFonts w:asciiTheme="minorHAnsi" w:eastAsiaTheme="minorEastAsia" w:hAnsiTheme="minorHAnsi" w:cstheme="minorBidi"/>
      <w:lang w:val="fr-FR" w:eastAsia="fr-FR"/>
    </w:rPr>
  </w:style>
  <w:style w:type="paragraph" w:styleId="TM6">
    <w:name w:val="toc 6"/>
    <w:basedOn w:val="Normal"/>
    <w:next w:val="Normal"/>
    <w:autoRedefine/>
    <w:uiPriority w:val="39"/>
    <w:unhideWhenUsed/>
    <w:rsid w:val="006A24DE"/>
    <w:pPr>
      <w:spacing w:after="100" w:line="276" w:lineRule="auto"/>
      <w:ind w:left="1100"/>
      <w:jc w:val="left"/>
    </w:pPr>
    <w:rPr>
      <w:rFonts w:asciiTheme="minorHAnsi" w:eastAsiaTheme="minorEastAsia" w:hAnsiTheme="minorHAnsi" w:cstheme="minorBidi"/>
      <w:lang w:val="fr-FR" w:eastAsia="fr-FR"/>
    </w:rPr>
  </w:style>
  <w:style w:type="paragraph" w:styleId="TM7">
    <w:name w:val="toc 7"/>
    <w:basedOn w:val="Normal"/>
    <w:next w:val="Normal"/>
    <w:autoRedefine/>
    <w:uiPriority w:val="39"/>
    <w:unhideWhenUsed/>
    <w:rsid w:val="006A24DE"/>
    <w:pPr>
      <w:spacing w:after="100" w:line="276" w:lineRule="auto"/>
      <w:ind w:left="1320"/>
      <w:jc w:val="left"/>
    </w:pPr>
    <w:rPr>
      <w:rFonts w:asciiTheme="minorHAnsi" w:eastAsiaTheme="minorEastAsia" w:hAnsiTheme="minorHAnsi" w:cstheme="minorBidi"/>
      <w:lang w:val="fr-FR" w:eastAsia="fr-FR"/>
    </w:rPr>
  </w:style>
  <w:style w:type="paragraph" w:styleId="TM8">
    <w:name w:val="toc 8"/>
    <w:basedOn w:val="Normal"/>
    <w:next w:val="Normal"/>
    <w:autoRedefine/>
    <w:uiPriority w:val="39"/>
    <w:unhideWhenUsed/>
    <w:rsid w:val="006A24DE"/>
    <w:pPr>
      <w:spacing w:after="100" w:line="276" w:lineRule="auto"/>
      <w:ind w:left="1540"/>
      <w:jc w:val="left"/>
    </w:pPr>
    <w:rPr>
      <w:rFonts w:asciiTheme="minorHAnsi" w:eastAsiaTheme="minorEastAsia" w:hAnsiTheme="minorHAnsi" w:cstheme="minorBidi"/>
      <w:lang w:val="fr-FR" w:eastAsia="fr-FR"/>
    </w:rPr>
  </w:style>
  <w:style w:type="paragraph" w:styleId="TM9">
    <w:name w:val="toc 9"/>
    <w:basedOn w:val="Normal"/>
    <w:next w:val="Normal"/>
    <w:autoRedefine/>
    <w:uiPriority w:val="39"/>
    <w:unhideWhenUsed/>
    <w:rsid w:val="006A24DE"/>
    <w:pPr>
      <w:spacing w:after="100" w:line="276" w:lineRule="auto"/>
      <w:ind w:left="1760"/>
      <w:jc w:val="left"/>
    </w:pPr>
    <w:rPr>
      <w:rFonts w:asciiTheme="minorHAnsi" w:eastAsiaTheme="minorEastAsia" w:hAnsiTheme="minorHAnsi" w:cstheme="minorBidi"/>
      <w:lang w:val="fr-FR" w:eastAsia="fr-FR"/>
    </w:rPr>
  </w:style>
  <w:style w:type="paragraph" w:customStyle="1" w:styleId="bodytext">
    <w:name w:val="bodytext"/>
    <w:basedOn w:val="Normal"/>
    <w:rsid w:val="00724EB9"/>
    <w:pPr>
      <w:spacing w:before="100" w:beforeAutospacing="1" w:after="100" w:afterAutospacing="1"/>
      <w:jc w:val="left"/>
    </w:pPr>
    <w:rPr>
      <w:rFonts w:ascii="Times New Roman" w:hAnsi="Times New Roman"/>
      <w:sz w:val="24"/>
      <w:szCs w:val="24"/>
      <w:lang w:val="de-AT" w:eastAsia="de-AT"/>
    </w:rPr>
  </w:style>
  <w:style w:type="paragraph" w:styleId="Rvision">
    <w:name w:val="Revision"/>
    <w:hidden/>
    <w:uiPriority w:val="99"/>
    <w:semiHidden/>
    <w:rsid w:val="009E5D00"/>
    <w:pPr>
      <w:spacing w:after="0" w:line="240" w:lineRule="auto"/>
    </w:pPr>
    <w:rPr>
      <w:rFonts w:ascii="Calibri" w:eastAsia="Times New Roman" w:hAnsi="Calibri" w:cs="Times New Roman"/>
      <w:lang w:val="en-GB" w:eastAsia="el-GR"/>
    </w:rPr>
  </w:style>
  <w:style w:type="paragraph" w:styleId="Corpsdetexte">
    <w:name w:val="Body Text"/>
    <w:basedOn w:val="Normal"/>
    <w:link w:val="CorpsdetexteCar"/>
    <w:rsid w:val="00EA26A0"/>
    <w:pPr>
      <w:suppressAutoHyphens/>
      <w:spacing w:after="120"/>
    </w:pPr>
    <w:rPr>
      <w:lang w:eastAsia="zh-CN"/>
    </w:rPr>
  </w:style>
  <w:style w:type="character" w:customStyle="1" w:styleId="CorpsdetexteCar">
    <w:name w:val="Corps de texte Car"/>
    <w:basedOn w:val="Policepardfaut"/>
    <w:link w:val="Corpsdetexte"/>
    <w:rsid w:val="00EA26A0"/>
    <w:rPr>
      <w:rFonts w:ascii="Calibri" w:eastAsia="Times New Roman" w:hAnsi="Calibri" w:cs="Times New Roman"/>
      <w:lang w:val="en-GB" w:eastAsia="zh-CN"/>
    </w:rPr>
  </w:style>
  <w:style w:type="paragraph" w:styleId="NormalWeb">
    <w:name w:val="Normal (Web)"/>
    <w:basedOn w:val="Normal"/>
    <w:uiPriority w:val="99"/>
    <w:semiHidden/>
    <w:unhideWhenUsed/>
    <w:rsid w:val="00885EC7"/>
    <w:pPr>
      <w:spacing w:before="100" w:beforeAutospacing="1" w:after="100" w:afterAutospacing="1"/>
      <w:jc w:val="left"/>
    </w:pPr>
    <w:rPr>
      <w:rFonts w:ascii="Times New Roman" w:hAnsi="Times New Roman"/>
      <w:sz w:val="24"/>
      <w:szCs w:val="24"/>
      <w:lang w:val="fr-FR" w:eastAsia="fr-FR"/>
    </w:rPr>
  </w:style>
  <w:style w:type="character" w:customStyle="1" w:styleId="apple-tab-span">
    <w:name w:val="apple-tab-span"/>
    <w:basedOn w:val="Policepardfaut"/>
    <w:rsid w:val="000E04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4EC"/>
    <w:pPr>
      <w:spacing w:line="240" w:lineRule="auto"/>
      <w:jc w:val="both"/>
    </w:pPr>
    <w:rPr>
      <w:rFonts w:ascii="Calibri" w:eastAsia="Times New Roman" w:hAnsi="Calibri" w:cs="Times New Roman"/>
      <w:lang w:val="en-GB" w:eastAsia="el-GR"/>
    </w:rPr>
  </w:style>
  <w:style w:type="paragraph" w:styleId="Titre1">
    <w:name w:val="heading 1"/>
    <w:aliases w:val="ARTIST Title 1"/>
    <w:basedOn w:val="Normal"/>
    <w:next w:val="Normal"/>
    <w:link w:val="Titre1Car"/>
    <w:uiPriority w:val="9"/>
    <w:qFormat/>
    <w:rsid w:val="009C4AF5"/>
    <w:pPr>
      <w:keepNext/>
      <w:keepLines/>
      <w:numPr>
        <w:numId w:val="4"/>
      </w:numPr>
      <w:spacing w:before="480" w:after="120"/>
      <w:ind w:left="431" w:hanging="431"/>
      <w:outlineLvl w:val="0"/>
    </w:pPr>
    <w:rPr>
      <w:rFonts w:asciiTheme="majorHAnsi" w:eastAsiaTheme="majorEastAsia" w:hAnsiTheme="majorHAnsi" w:cstheme="majorBidi"/>
      <w:b/>
      <w:bCs/>
      <w:color w:val="943634"/>
      <w:sz w:val="28"/>
      <w:szCs w:val="28"/>
    </w:rPr>
  </w:style>
  <w:style w:type="paragraph" w:styleId="Titre2">
    <w:name w:val="heading 2"/>
    <w:aliases w:val="ARTIST Title 2"/>
    <w:basedOn w:val="Normal"/>
    <w:next w:val="Normal"/>
    <w:link w:val="Titre2Car"/>
    <w:uiPriority w:val="9"/>
    <w:unhideWhenUsed/>
    <w:qFormat/>
    <w:rsid w:val="009C4AF5"/>
    <w:pPr>
      <w:keepNext/>
      <w:keepLines/>
      <w:numPr>
        <w:ilvl w:val="1"/>
        <w:numId w:val="4"/>
      </w:numPr>
      <w:spacing w:before="200" w:after="120"/>
      <w:ind w:left="578" w:hanging="578"/>
      <w:outlineLvl w:val="1"/>
    </w:pPr>
    <w:rPr>
      <w:rFonts w:asciiTheme="majorHAnsi" w:eastAsiaTheme="majorEastAsia" w:hAnsiTheme="majorHAnsi" w:cstheme="majorBidi"/>
      <w:b/>
      <w:bCs/>
      <w:color w:val="943634"/>
      <w:sz w:val="26"/>
      <w:szCs w:val="26"/>
    </w:rPr>
  </w:style>
  <w:style w:type="paragraph" w:styleId="Titre3">
    <w:name w:val="heading 3"/>
    <w:aliases w:val="ARTIST Title 3"/>
    <w:basedOn w:val="Normal"/>
    <w:next w:val="Normal"/>
    <w:link w:val="Titre3Car"/>
    <w:uiPriority w:val="9"/>
    <w:unhideWhenUsed/>
    <w:qFormat/>
    <w:rsid w:val="008D4E45"/>
    <w:pPr>
      <w:keepNext/>
      <w:keepLines/>
      <w:numPr>
        <w:ilvl w:val="2"/>
        <w:numId w:val="4"/>
      </w:numPr>
      <w:spacing w:before="200" w:after="120"/>
      <w:outlineLvl w:val="2"/>
    </w:pPr>
    <w:rPr>
      <w:rFonts w:asciiTheme="majorHAnsi" w:eastAsiaTheme="majorEastAsia" w:hAnsiTheme="majorHAnsi" w:cstheme="majorBidi"/>
      <w:b/>
      <w:bCs/>
      <w:color w:val="943634"/>
      <w:sz w:val="24"/>
      <w:lang w:val="en-US"/>
    </w:rPr>
  </w:style>
  <w:style w:type="paragraph" w:styleId="Titre4">
    <w:name w:val="heading 4"/>
    <w:aliases w:val="ARTIST Title 4"/>
    <w:basedOn w:val="Normal"/>
    <w:next w:val="Normal"/>
    <w:link w:val="Titre4Car"/>
    <w:uiPriority w:val="9"/>
    <w:unhideWhenUsed/>
    <w:qFormat/>
    <w:rsid w:val="009C4AF5"/>
    <w:pPr>
      <w:keepNext/>
      <w:keepLines/>
      <w:numPr>
        <w:ilvl w:val="3"/>
        <w:numId w:val="4"/>
      </w:numPr>
      <w:spacing w:before="200" w:after="120"/>
      <w:ind w:left="862" w:hanging="862"/>
      <w:outlineLvl w:val="3"/>
    </w:pPr>
    <w:rPr>
      <w:rFonts w:asciiTheme="majorHAnsi" w:eastAsiaTheme="majorEastAsia" w:hAnsiTheme="majorHAnsi" w:cstheme="majorBidi"/>
      <w:b/>
      <w:bCs/>
      <w:i/>
      <w:iCs/>
      <w:color w:val="943634"/>
    </w:rPr>
  </w:style>
  <w:style w:type="paragraph" w:styleId="Titre5">
    <w:name w:val="heading 5"/>
    <w:basedOn w:val="Normal"/>
    <w:next w:val="Normal"/>
    <w:link w:val="Titre5Car"/>
    <w:uiPriority w:val="9"/>
    <w:semiHidden/>
    <w:unhideWhenUsed/>
    <w:qFormat/>
    <w:rsid w:val="008F583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rsid w:val="00D50053"/>
    <w:pPr>
      <w:numPr>
        <w:ilvl w:val="5"/>
        <w:numId w:val="4"/>
      </w:numPr>
      <w:spacing w:before="240" w:after="60"/>
      <w:outlineLvl w:val="5"/>
    </w:pPr>
    <w:rPr>
      <w:b/>
      <w:bCs/>
    </w:rPr>
  </w:style>
  <w:style w:type="paragraph" w:styleId="Titre7">
    <w:name w:val="heading 7"/>
    <w:basedOn w:val="Normal"/>
    <w:next w:val="Normal"/>
    <w:link w:val="Titre7Car"/>
    <w:uiPriority w:val="9"/>
    <w:semiHidden/>
    <w:unhideWhenUsed/>
    <w:qFormat/>
    <w:rsid w:val="008F583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F583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F583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703935"/>
    <w:pPr>
      <w:tabs>
        <w:tab w:val="center" w:pos="4153"/>
        <w:tab w:val="right" w:pos="8306"/>
      </w:tabs>
      <w:spacing w:after="0"/>
    </w:pPr>
    <w:rPr>
      <w:rFonts w:asciiTheme="minorHAnsi" w:eastAsiaTheme="minorHAnsi" w:hAnsiTheme="minorHAnsi" w:cstheme="minorBidi"/>
      <w:lang w:eastAsia="en-US"/>
    </w:rPr>
  </w:style>
  <w:style w:type="character" w:customStyle="1" w:styleId="En-tteCar">
    <w:name w:val="Header Char"/>
    <w:basedOn w:val="Policepardfaut"/>
    <w:link w:val="En-tte"/>
    <w:uiPriority w:val="99"/>
    <w:rsid w:val="00703935"/>
  </w:style>
  <w:style w:type="paragraph" w:styleId="Pieddepage">
    <w:name w:val="footer"/>
    <w:basedOn w:val="Normal"/>
    <w:link w:val="PieddepageCar"/>
    <w:unhideWhenUsed/>
    <w:rsid w:val="00703935"/>
    <w:pPr>
      <w:tabs>
        <w:tab w:val="center" w:pos="4153"/>
        <w:tab w:val="right" w:pos="8306"/>
      </w:tabs>
      <w:spacing w:after="0"/>
    </w:pPr>
    <w:rPr>
      <w:rFonts w:asciiTheme="minorHAnsi" w:eastAsiaTheme="minorHAnsi" w:hAnsiTheme="minorHAnsi" w:cstheme="minorBidi"/>
      <w:lang w:eastAsia="en-US"/>
    </w:rPr>
  </w:style>
  <w:style w:type="character" w:customStyle="1" w:styleId="PieddepageCar">
    <w:name w:val="Footer Char"/>
    <w:basedOn w:val="Policepardfaut"/>
    <w:link w:val="Pieddepage"/>
    <w:uiPriority w:val="99"/>
    <w:rsid w:val="00703935"/>
  </w:style>
  <w:style w:type="paragraph" w:styleId="Textedebulles">
    <w:name w:val="Balloon Text"/>
    <w:basedOn w:val="Normal"/>
    <w:link w:val="TextedebullesCar"/>
    <w:uiPriority w:val="99"/>
    <w:semiHidden/>
    <w:unhideWhenUsed/>
    <w:rsid w:val="00703935"/>
    <w:pPr>
      <w:spacing w:after="0"/>
    </w:pPr>
    <w:rPr>
      <w:rFonts w:ascii="Tahoma" w:hAnsi="Tahoma" w:cs="Tahoma"/>
      <w:sz w:val="16"/>
      <w:szCs w:val="16"/>
    </w:rPr>
  </w:style>
  <w:style w:type="character" w:customStyle="1" w:styleId="TextedebullesCar">
    <w:name w:val="Balloon Text Char"/>
    <w:basedOn w:val="Policepardfaut"/>
    <w:link w:val="Textedebulles"/>
    <w:uiPriority w:val="99"/>
    <w:semiHidden/>
    <w:rsid w:val="00703935"/>
    <w:rPr>
      <w:rFonts w:ascii="Tahoma" w:eastAsia="Times New Roman" w:hAnsi="Tahoma" w:cs="Tahoma"/>
      <w:sz w:val="16"/>
      <w:szCs w:val="16"/>
      <w:lang w:eastAsia="el-GR"/>
    </w:rPr>
  </w:style>
  <w:style w:type="character" w:customStyle="1" w:styleId="Titre6Car">
    <w:name w:val="Heading 6 Char"/>
    <w:basedOn w:val="Policepardfaut"/>
    <w:link w:val="Titre6"/>
    <w:uiPriority w:val="9"/>
    <w:rsid w:val="00D50053"/>
    <w:rPr>
      <w:rFonts w:ascii="Calibri" w:eastAsia="Times New Roman" w:hAnsi="Calibri" w:cs="Times New Roman"/>
      <w:b/>
      <w:bCs/>
      <w:lang w:eastAsia="el-GR"/>
    </w:rPr>
  </w:style>
  <w:style w:type="character" w:customStyle="1" w:styleId="Titre1Car">
    <w:name w:val="Heading 1 Char"/>
    <w:aliases w:val="ARTIST Title 1 Char"/>
    <w:basedOn w:val="Policepardfaut"/>
    <w:link w:val="Titre1"/>
    <w:uiPriority w:val="9"/>
    <w:rsid w:val="009C4AF5"/>
    <w:rPr>
      <w:rFonts w:asciiTheme="majorHAnsi" w:eastAsiaTheme="majorEastAsia" w:hAnsiTheme="majorHAnsi" w:cstheme="majorBidi"/>
      <w:b/>
      <w:bCs/>
      <w:color w:val="943634"/>
      <w:sz w:val="28"/>
      <w:szCs w:val="28"/>
      <w:lang w:val="en-GB" w:eastAsia="el-GR"/>
    </w:rPr>
  </w:style>
  <w:style w:type="paragraph" w:styleId="En-ttedetabledesmatires">
    <w:name w:val="TOC Heading"/>
    <w:basedOn w:val="Titre1"/>
    <w:next w:val="Normal"/>
    <w:uiPriority w:val="39"/>
    <w:semiHidden/>
    <w:unhideWhenUsed/>
    <w:qFormat/>
    <w:rsid w:val="00D50053"/>
    <w:pPr>
      <w:outlineLvl w:val="9"/>
    </w:pPr>
    <w:rPr>
      <w:lang w:eastAsia="en-US"/>
    </w:rPr>
  </w:style>
  <w:style w:type="paragraph" w:styleId="TM1">
    <w:name w:val="toc 1"/>
    <w:basedOn w:val="Normal"/>
    <w:next w:val="Normal"/>
    <w:autoRedefine/>
    <w:uiPriority w:val="39"/>
    <w:unhideWhenUsed/>
    <w:rsid w:val="00D50053"/>
    <w:pPr>
      <w:spacing w:after="100"/>
    </w:pPr>
  </w:style>
  <w:style w:type="paragraph" w:styleId="TM2">
    <w:name w:val="toc 2"/>
    <w:basedOn w:val="Normal"/>
    <w:next w:val="Normal"/>
    <w:autoRedefine/>
    <w:uiPriority w:val="39"/>
    <w:unhideWhenUsed/>
    <w:rsid w:val="00D50053"/>
    <w:pPr>
      <w:spacing w:after="100"/>
      <w:ind w:left="220"/>
    </w:pPr>
  </w:style>
  <w:style w:type="paragraph" w:styleId="TM3">
    <w:name w:val="toc 3"/>
    <w:basedOn w:val="Normal"/>
    <w:next w:val="Normal"/>
    <w:autoRedefine/>
    <w:uiPriority w:val="39"/>
    <w:unhideWhenUsed/>
    <w:rsid w:val="00D50053"/>
    <w:pPr>
      <w:spacing w:after="100"/>
      <w:ind w:left="440"/>
    </w:pPr>
  </w:style>
  <w:style w:type="paragraph" w:styleId="TM4">
    <w:name w:val="toc 4"/>
    <w:basedOn w:val="Normal"/>
    <w:next w:val="Normal"/>
    <w:autoRedefine/>
    <w:uiPriority w:val="39"/>
    <w:unhideWhenUsed/>
    <w:rsid w:val="00D50053"/>
    <w:pPr>
      <w:spacing w:after="100"/>
      <w:ind w:left="660"/>
    </w:pPr>
  </w:style>
  <w:style w:type="table" w:styleId="Grilledutableau">
    <w:name w:val="Table Grid"/>
    <w:basedOn w:val="TableauNormal"/>
    <w:rsid w:val="00D50053"/>
    <w:rPr>
      <w:rFonts w:ascii="Calibri" w:eastAsia="Times New Roman" w:hAnsi="Calibri" w:cs="Times New Roman"/>
      <w:sz w:val="20"/>
      <w:szCs w:val="20"/>
      <w:lang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D50053"/>
    <w:rPr>
      <w:color w:val="0000FF"/>
      <w:u w:val="single"/>
    </w:rPr>
  </w:style>
  <w:style w:type="paragraph" w:customStyle="1" w:styleId="Style1">
    <w:name w:val="Style1"/>
    <w:basedOn w:val="Titre1"/>
    <w:autoRedefine/>
    <w:rsid w:val="00121005"/>
    <w:pPr>
      <w:numPr>
        <w:numId w:val="0"/>
      </w:numPr>
      <w:spacing w:after="240" w:line="300" w:lineRule="atLeast"/>
    </w:pPr>
    <w:rPr>
      <w:rFonts w:ascii="Calibri" w:eastAsia="Times New Roman" w:hAnsi="Calibri" w:cs="Calibri"/>
      <w:color w:val="943634" w:themeColor="accent2" w:themeShade="BF"/>
    </w:rPr>
  </w:style>
  <w:style w:type="paragraph" w:customStyle="1" w:styleId="Style2">
    <w:name w:val="Style2"/>
    <w:basedOn w:val="Titre2"/>
    <w:autoRedefine/>
    <w:rsid w:val="00D50053"/>
    <w:pPr>
      <w:keepLines w:val="0"/>
      <w:numPr>
        <w:numId w:val="1"/>
      </w:numPr>
      <w:spacing w:before="240" w:line="300" w:lineRule="atLeast"/>
    </w:pPr>
    <w:rPr>
      <w:rFonts w:ascii="Verdana" w:eastAsia="Times New Roman" w:hAnsi="Verdana" w:cs="Times New Roman"/>
      <w:bCs w:val="0"/>
      <w:noProof/>
      <w:color w:val="auto"/>
      <w:sz w:val="22"/>
      <w:szCs w:val="20"/>
      <w:lang w:eastAsia="nl-NL"/>
    </w:rPr>
  </w:style>
  <w:style w:type="paragraph" w:styleId="Tabledesillustrations">
    <w:name w:val="table of figures"/>
    <w:basedOn w:val="Normal"/>
    <w:next w:val="Normal"/>
    <w:autoRedefine/>
    <w:uiPriority w:val="99"/>
    <w:rsid w:val="00001E1F"/>
    <w:pPr>
      <w:spacing w:after="0"/>
      <w:ind w:left="440" w:hanging="440"/>
    </w:pPr>
    <w:rPr>
      <w:smallCaps/>
      <w:szCs w:val="20"/>
      <w:lang w:val="en-US"/>
    </w:rPr>
  </w:style>
  <w:style w:type="paragraph" w:customStyle="1" w:styleId="Style3">
    <w:name w:val="Style3"/>
    <w:basedOn w:val="Titre3"/>
    <w:autoRedefine/>
    <w:rsid w:val="00D50053"/>
    <w:pPr>
      <w:keepLines w:val="0"/>
      <w:numPr>
        <w:numId w:val="1"/>
      </w:numPr>
      <w:spacing w:before="240" w:line="300" w:lineRule="atLeast"/>
    </w:pPr>
    <w:rPr>
      <w:rFonts w:ascii="Verdana" w:eastAsia="Times New Roman" w:hAnsi="Verdana" w:cs="Arial"/>
      <w:color w:val="auto"/>
      <w:szCs w:val="26"/>
      <w:lang w:val="en-GB" w:eastAsia="en-GB"/>
    </w:rPr>
  </w:style>
  <w:style w:type="paragraph" w:customStyle="1" w:styleId="Style4">
    <w:name w:val="Style4"/>
    <w:basedOn w:val="Titre4"/>
    <w:autoRedefine/>
    <w:rsid w:val="00D50053"/>
    <w:pPr>
      <w:keepLines w:val="0"/>
      <w:numPr>
        <w:numId w:val="1"/>
      </w:numPr>
      <w:spacing w:before="240" w:line="300" w:lineRule="atLeast"/>
    </w:pPr>
    <w:rPr>
      <w:rFonts w:ascii="Verdana" w:eastAsia="Times New Roman" w:hAnsi="Verdana" w:cs="Times New Roman"/>
      <w:b w:val="0"/>
      <w:iCs w:val="0"/>
      <w:color w:val="auto"/>
      <w:sz w:val="20"/>
      <w:szCs w:val="20"/>
      <w:lang w:eastAsia="en-GB"/>
    </w:rPr>
  </w:style>
  <w:style w:type="character" w:customStyle="1" w:styleId="Titre2Car">
    <w:name w:val="Heading 2 Char"/>
    <w:aliases w:val="ARTIST Title 2 Char"/>
    <w:basedOn w:val="Policepardfaut"/>
    <w:link w:val="Titre2"/>
    <w:uiPriority w:val="9"/>
    <w:rsid w:val="009C4AF5"/>
    <w:rPr>
      <w:rFonts w:asciiTheme="majorHAnsi" w:eastAsiaTheme="majorEastAsia" w:hAnsiTheme="majorHAnsi" w:cstheme="majorBidi"/>
      <w:b/>
      <w:bCs/>
      <w:color w:val="943634"/>
      <w:sz w:val="26"/>
      <w:szCs w:val="26"/>
      <w:lang w:val="en-GB" w:eastAsia="el-GR"/>
    </w:rPr>
  </w:style>
  <w:style w:type="character" w:customStyle="1" w:styleId="Titre3Car">
    <w:name w:val="Heading 3 Char"/>
    <w:aliases w:val="ARTIST Title 3 Char"/>
    <w:basedOn w:val="Policepardfaut"/>
    <w:link w:val="Titre3"/>
    <w:uiPriority w:val="9"/>
    <w:rsid w:val="008D4E45"/>
    <w:rPr>
      <w:rFonts w:asciiTheme="majorHAnsi" w:eastAsiaTheme="majorEastAsia" w:hAnsiTheme="majorHAnsi" w:cstheme="majorBidi"/>
      <w:b/>
      <w:bCs/>
      <w:color w:val="943634"/>
      <w:sz w:val="24"/>
      <w:lang w:val="en-US" w:eastAsia="el-GR"/>
    </w:rPr>
  </w:style>
  <w:style w:type="character" w:customStyle="1" w:styleId="Titre4Car">
    <w:name w:val="Heading 4 Char"/>
    <w:aliases w:val="ARTIST Title 4 Char"/>
    <w:basedOn w:val="Policepardfaut"/>
    <w:link w:val="Titre4"/>
    <w:uiPriority w:val="9"/>
    <w:rsid w:val="009C4AF5"/>
    <w:rPr>
      <w:rFonts w:asciiTheme="majorHAnsi" w:eastAsiaTheme="majorEastAsia" w:hAnsiTheme="majorHAnsi" w:cstheme="majorBidi"/>
      <w:b/>
      <w:bCs/>
      <w:i/>
      <w:iCs/>
      <w:color w:val="943634"/>
      <w:lang w:val="en-GB" w:eastAsia="el-GR"/>
    </w:rPr>
  </w:style>
  <w:style w:type="character" w:customStyle="1" w:styleId="Titre5Car">
    <w:name w:val="Heading 5 Char"/>
    <w:basedOn w:val="Policepardfaut"/>
    <w:link w:val="Titre5"/>
    <w:uiPriority w:val="9"/>
    <w:semiHidden/>
    <w:rsid w:val="008F583A"/>
    <w:rPr>
      <w:rFonts w:asciiTheme="majorHAnsi" w:eastAsiaTheme="majorEastAsia" w:hAnsiTheme="majorHAnsi" w:cstheme="majorBidi"/>
      <w:color w:val="243F60" w:themeColor="accent1" w:themeShade="7F"/>
      <w:lang w:eastAsia="el-GR"/>
    </w:rPr>
  </w:style>
  <w:style w:type="character" w:customStyle="1" w:styleId="Titre7Car">
    <w:name w:val="Heading 7 Char"/>
    <w:basedOn w:val="Policepardfaut"/>
    <w:link w:val="Titre7"/>
    <w:uiPriority w:val="9"/>
    <w:semiHidden/>
    <w:rsid w:val="008F583A"/>
    <w:rPr>
      <w:rFonts w:asciiTheme="majorHAnsi" w:eastAsiaTheme="majorEastAsia" w:hAnsiTheme="majorHAnsi" w:cstheme="majorBidi"/>
      <w:i/>
      <w:iCs/>
      <w:color w:val="404040" w:themeColor="text1" w:themeTint="BF"/>
      <w:lang w:eastAsia="el-GR"/>
    </w:rPr>
  </w:style>
  <w:style w:type="character" w:customStyle="1" w:styleId="Titre8Car">
    <w:name w:val="Heading 8 Char"/>
    <w:basedOn w:val="Policepardfaut"/>
    <w:link w:val="Titre8"/>
    <w:uiPriority w:val="9"/>
    <w:semiHidden/>
    <w:rsid w:val="008F583A"/>
    <w:rPr>
      <w:rFonts w:asciiTheme="majorHAnsi" w:eastAsiaTheme="majorEastAsia" w:hAnsiTheme="majorHAnsi" w:cstheme="majorBidi"/>
      <w:color w:val="404040" w:themeColor="text1" w:themeTint="BF"/>
      <w:sz w:val="20"/>
      <w:szCs w:val="20"/>
      <w:lang w:eastAsia="el-GR"/>
    </w:rPr>
  </w:style>
  <w:style w:type="character" w:customStyle="1" w:styleId="Titre9Car">
    <w:name w:val="Heading 9 Char"/>
    <w:basedOn w:val="Policepardfaut"/>
    <w:link w:val="Titre9"/>
    <w:uiPriority w:val="9"/>
    <w:semiHidden/>
    <w:rsid w:val="008F583A"/>
    <w:rPr>
      <w:rFonts w:asciiTheme="majorHAnsi" w:eastAsiaTheme="majorEastAsia" w:hAnsiTheme="majorHAnsi" w:cstheme="majorBidi"/>
      <w:i/>
      <w:iCs/>
      <w:color w:val="404040" w:themeColor="text1" w:themeTint="BF"/>
      <w:sz w:val="20"/>
      <w:szCs w:val="20"/>
      <w:lang w:eastAsia="el-GR"/>
    </w:rPr>
  </w:style>
  <w:style w:type="paragraph" w:styleId="Notedefin">
    <w:name w:val="endnote text"/>
    <w:basedOn w:val="Normal"/>
    <w:link w:val="NotedefinCar"/>
    <w:uiPriority w:val="99"/>
    <w:semiHidden/>
    <w:unhideWhenUsed/>
    <w:rsid w:val="000E32D4"/>
    <w:pPr>
      <w:spacing w:after="0"/>
    </w:pPr>
    <w:rPr>
      <w:sz w:val="20"/>
      <w:szCs w:val="20"/>
    </w:rPr>
  </w:style>
  <w:style w:type="character" w:customStyle="1" w:styleId="NotedefinCar">
    <w:name w:val="Endnote Text Char"/>
    <w:basedOn w:val="Policepardfaut"/>
    <w:link w:val="Notedefin"/>
    <w:uiPriority w:val="99"/>
    <w:semiHidden/>
    <w:rsid w:val="000E32D4"/>
    <w:rPr>
      <w:rFonts w:ascii="Calibri" w:eastAsia="Times New Roman" w:hAnsi="Calibri" w:cs="Times New Roman"/>
      <w:sz w:val="20"/>
      <w:szCs w:val="20"/>
      <w:lang w:eastAsia="el-GR"/>
    </w:rPr>
  </w:style>
  <w:style w:type="character" w:styleId="Appeldenotedefin">
    <w:name w:val="endnote reference"/>
    <w:basedOn w:val="Policepardfaut"/>
    <w:uiPriority w:val="99"/>
    <w:semiHidden/>
    <w:unhideWhenUsed/>
    <w:rsid w:val="000E32D4"/>
    <w:rPr>
      <w:vertAlign w:val="superscript"/>
    </w:rPr>
  </w:style>
  <w:style w:type="paragraph" w:styleId="Paragraphedeliste">
    <w:name w:val="List Paragraph"/>
    <w:basedOn w:val="Normal"/>
    <w:uiPriority w:val="34"/>
    <w:qFormat/>
    <w:rsid w:val="006B6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47596">
      <w:bodyDiv w:val="1"/>
      <w:marLeft w:val="0"/>
      <w:marRight w:val="0"/>
      <w:marTop w:val="0"/>
      <w:marBottom w:val="0"/>
      <w:divBdr>
        <w:top w:val="none" w:sz="0" w:space="0" w:color="auto"/>
        <w:left w:val="none" w:sz="0" w:space="0" w:color="auto"/>
        <w:bottom w:val="none" w:sz="0" w:space="0" w:color="auto"/>
        <w:right w:val="none" w:sz="0" w:space="0" w:color="auto"/>
      </w:divBdr>
    </w:div>
    <w:div w:id="223444319">
      <w:bodyDiv w:val="1"/>
      <w:marLeft w:val="0"/>
      <w:marRight w:val="0"/>
      <w:marTop w:val="0"/>
      <w:marBottom w:val="0"/>
      <w:divBdr>
        <w:top w:val="none" w:sz="0" w:space="0" w:color="auto"/>
        <w:left w:val="none" w:sz="0" w:space="0" w:color="auto"/>
        <w:bottom w:val="none" w:sz="0" w:space="0" w:color="auto"/>
        <w:right w:val="none" w:sz="0" w:space="0" w:color="auto"/>
      </w:divBdr>
    </w:div>
    <w:div w:id="314533142">
      <w:bodyDiv w:val="1"/>
      <w:marLeft w:val="0"/>
      <w:marRight w:val="0"/>
      <w:marTop w:val="0"/>
      <w:marBottom w:val="0"/>
      <w:divBdr>
        <w:top w:val="none" w:sz="0" w:space="0" w:color="auto"/>
        <w:left w:val="none" w:sz="0" w:space="0" w:color="auto"/>
        <w:bottom w:val="none" w:sz="0" w:space="0" w:color="auto"/>
        <w:right w:val="none" w:sz="0" w:space="0" w:color="auto"/>
      </w:divBdr>
    </w:div>
    <w:div w:id="480581977">
      <w:bodyDiv w:val="1"/>
      <w:marLeft w:val="0"/>
      <w:marRight w:val="0"/>
      <w:marTop w:val="0"/>
      <w:marBottom w:val="0"/>
      <w:divBdr>
        <w:top w:val="none" w:sz="0" w:space="0" w:color="auto"/>
        <w:left w:val="none" w:sz="0" w:space="0" w:color="auto"/>
        <w:bottom w:val="none" w:sz="0" w:space="0" w:color="auto"/>
        <w:right w:val="none" w:sz="0" w:space="0" w:color="auto"/>
      </w:divBdr>
    </w:div>
    <w:div w:id="894706201">
      <w:bodyDiv w:val="1"/>
      <w:marLeft w:val="0"/>
      <w:marRight w:val="0"/>
      <w:marTop w:val="0"/>
      <w:marBottom w:val="0"/>
      <w:divBdr>
        <w:top w:val="none" w:sz="0" w:space="0" w:color="auto"/>
        <w:left w:val="none" w:sz="0" w:space="0" w:color="auto"/>
        <w:bottom w:val="none" w:sz="0" w:space="0" w:color="auto"/>
        <w:right w:val="none" w:sz="0" w:space="0" w:color="auto"/>
      </w:divBdr>
    </w:div>
    <w:div w:id="975600412">
      <w:bodyDiv w:val="1"/>
      <w:marLeft w:val="0"/>
      <w:marRight w:val="0"/>
      <w:marTop w:val="0"/>
      <w:marBottom w:val="0"/>
      <w:divBdr>
        <w:top w:val="none" w:sz="0" w:space="0" w:color="auto"/>
        <w:left w:val="none" w:sz="0" w:space="0" w:color="auto"/>
        <w:bottom w:val="none" w:sz="0" w:space="0" w:color="auto"/>
        <w:right w:val="none" w:sz="0" w:space="0" w:color="auto"/>
      </w:divBdr>
    </w:div>
    <w:div w:id="1246299128">
      <w:bodyDiv w:val="1"/>
      <w:marLeft w:val="0"/>
      <w:marRight w:val="0"/>
      <w:marTop w:val="0"/>
      <w:marBottom w:val="0"/>
      <w:divBdr>
        <w:top w:val="none" w:sz="0" w:space="0" w:color="auto"/>
        <w:left w:val="none" w:sz="0" w:space="0" w:color="auto"/>
        <w:bottom w:val="none" w:sz="0" w:space="0" w:color="auto"/>
        <w:right w:val="none" w:sz="0" w:space="0" w:color="auto"/>
      </w:divBdr>
    </w:div>
    <w:div w:id="1270967584">
      <w:bodyDiv w:val="1"/>
      <w:marLeft w:val="0"/>
      <w:marRight w:val="0"/>
      <w:marTop w:val="0"/>
      <w:marBottom w:val="0"/>
      <w:divBdr>
        <w:top w:val="none" w:sz="0" w:space="0" w:color="auto"/>
        <w:left w:val="none" w:sz="0" w:space="0" w:color="auto"/>
        <w:bottom w:val="none" w:sz="0" w:space="0" w:color="auto"/>
        <w:right w:val="none" w:sz="0" w:space="0" w:color="auto"/>
      </w:divBdr>
    </w:div>
    <w:div w:id="1352533131">
      <w:bodyDiv w:val="1"/>
      <w:marLeft w:val="0"/>
      <w:marRight w:val="0"/>
      <w:marTop w:val="0"/>
      <w:marBottom w:val="0"/>
      <w:divBdr>
        <w:top w:val="none" w:sz="0" w:space="0" w:color="auto"/>
        <w:left w:val="none" w:sz="0" w:space="0" w:color="auto"/>
        <w:bottom w:val="none" w:sz="0" w:space="0" w:color="auto"/>
        <w:right w:val="none" w:sz="0" w:space="0" w:color="auto"/>
      </w:divBdr>
    </w:div>
    <w:div w:id="1548830929">
      <w:bodyDiv w:val="1"/>
      <w:marLeft w:val="0"/>
      <w:marRight w:val="0"/>
      <w:marTop w:val="0"/>
      <w:marBottom w:val="0"/>
      <w:divBdr>
        <w:top w:val="none" w:sz="0" w:space="0" w:color="auto"/>
        <w:left w:val="none" w:sz="0" w:space="0" w:color="auto"/>
        <w:bottom w:val="none" w:sz="0" w:space="0" w:color="auto"/>
        <w:right w:val="none" w:sz="0" w:space="0" w:color="auto"/>
      </w:divBdr>
    </w:div>
    <w:div w:id="1721513006">
      <w:bodyDiv w:val="1"/>
      <w:marLeft w:val="0"/>
      <w:marRight w:val="0"/>
      <w:marTop w:val="0"/>
      <w:marBottom w:val="0"/>
      <w:divBdr>
        <w:top w:val="none" w:sz="0" w:space="0" w:color="auto"/>
        <w:left w:val="none" w:sz="0" w:space="0" w:color="auto"/>
        <w:bottom w:val="none" w:sz="0" w:space="0" w:color="auto"/>
        <w:right w:val="none" w:sz="0" w:space="0" w:color="auto"/>
      </w:divBdr>
    </w:div>
    <w:div w:id="1908228593">
      <w:bodyDiv w:val="1"/>
      <w:marLeft w:val="0"/>
      <w:marRight w:val="0"/>
      <w:marTop w:val="0"/>
      <w:marBottom w:val="0"/>
      <w:divBdr>
        <w:top w:val="none" w:sz="0" w:space="0" w:color="auto"/>
        <w:left w:val="none" w:sz="0" w:space="0" w:color="auto"/>
        <w:bottom w:val="none" w:sz="0" w:space="0" w:color="auto"/>
        <w:right w:val="none" w:sz="0" w:space="0" w:color="auto"/>
      </w:divBdr>
    </w:div>
    <w:div w:id="1919359144">
      <w:bodyDiv w:val="1"/>
      <w:marLeft w:val="0"/>
      <w:marRight w:val="0"/>
      <w:marTop w:val="0"/>
      <w:marBottom w:val="0"/>
      <w:divBdr>
        <w:top w:val="none" w:sz="0" w:space="0" w:color="auto"/>
        <w:left w:val="none" w:sz="0" w:space="0" w:color="auto"/>
        <w:bottom w:val="none" w:sz="0" w:space="0" w:color="auto"/>
        <w:right w:val="none" w:sz="0" w:space="0" w:color="auto"/>
      </w:divBdr>
    </w:div>
    <w:div w:id="211015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tist-project/ARTIST-Tooling/tree/master/migration/application-discovery-understanding/MDT"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www.eclipse.org/jdt/" TargetMode="External"/><Relationship Id="rId47" Type="http://schemas.openxmlformats.org/officeDocument/2006/relationships/hyperlink" Target="http://adm.omg.org/" TargetMode="External"/><Relationship Id="rId50" Type="http://schemas.openxmlformats.org/officeDocument/2006/relationships/hyperlink" Target="http://www.uml.org/"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eclipse.org/Xtex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www.eclipse.org/modeling/emf/"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youtube.com/watch?v=c-PZA7sxdC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eclipse.org/atl/" TargetMode="External"/><Relationship Id="rId45" Type="http://schemas.openxmlformats.org/officeDocument/2006/relationships/hyperlink" Target="http://www.eclipse.org/uml2/" TargetMode="External"/><Relationship Id="rId53" Type="http://schemas.openxmlformats.org/officeDocument/2006/relationships/hyperlink" Target="http://www.sparxsystems.com/products/ea/trial.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omg.org/technology/kdm/" TargetMode="External"/><Relationship Id="rId57" Type="http://schemas.openxmlformats.org/officeDocument/2006/relationships/theme" Target="theme/theme1.xml"/><Relationship Id="rId10" Type="http://schemas.openxmlformats.org/officeDocument/2006/relationships/hyperlink" Target="http://creativecommons.org/licenses/by-sa/3.0/"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www.eclipse.org/legal/epl-v10.html" TargetMode="External"/><Relationship Id="rId52" Type="http://schemas.openxmlformats.org/officeDocument/2006/relationships/hyperlink" Target="http://www.sparxsystems.com/products/e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ode.google.com/a/eclipselabs.org/p/uml-profile-stor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clipse.org/MoDisco/" TargetMode="External"/><Relationship Id="rId48" Type="http://schemas.openxmlformats.org/officeDocument/2006/relationships/hyperlink" Target="http://www.omg.org/spec/FUML/"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msdn.microsoft.com/en-us/library/ms476062.aspx"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A20885-85C9-4633-8EB6-1591D8539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52</Pages>
  <Words>16497</Words>
  <Characters>90736</Characters>
  <Application>Microsoft Office Word</Application>
  <DocSecurity>0</DocSecurity>
  <Lines>756</Lines>
  <Paragraphs>214</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Atos</Company>
  <LinksUpToDate>false</LinksUpToDate>
  <CharactersWithSpaces>107019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ILIAS</dc:creator>
  <cp:lastModifiedBy>MALLON</cp:lastModifiedBy>
  <cp:revision>82</cp:revision>
  <cp:lastPrinted>2013-09-29T17:47:00Z</cp:lastPrinted>
  <dcterms:created xsi:type="dcterms:W3CDTF">2014-04-03T06:40:00Z</dcterms:created>
  <dcterms:modified xsi:type="dcterms:W3CDTF">2014-09-01T13:56:00Z</dcterms:modified>
</cp:coreProperties>
</file>